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D905DD" w:rsidR="00666508" w:rsidP="008A6ECE" w:rsidRDefault="00666508" w14:paraId="14E46471" w14:textId="780A1285">
      <w:pPr>
        <w:pStyle w:val="Heading1"/>
        <w:rPr>
          <w:rFonts w:ascii="Times New Roman" w:hAnsi="Times New Roman" w:cs="Times New Roman"/>
          <w:sz w:val="36"/>
          <w:szCs w:val="36"/>
        </w:rPr>
      </w:pPr>
      <w:bookmarkStart w:name="_Toc161139467" w:id="0"/>
      <w:r w:rsidRPr="1ED8AB6F" w:rsidR="0FABAB3A">
        <w:rPr>
          <w:rFonts w:ascii="Times New Roman" w:hAnsi="Times New Roman" w:cs="Times New Roman"/>
          <w:sz w:val="36"/>
          <w:szCs w:val="36"/>
        </w:rPr>
        <w:t xml:space="preserve"> </w:t>
      </w:r>
      <w:r w:rsidRPr="1ED8AB6F" w:rsidR="00666508">
        <w:rPr>
          <w:rFonts w:ascii="Times New Roman" w:hAnsi="Times New Roman" w:cs="Times New Roman"/>
          <w:sz w:val="36"/>
          <w:szCs w:val="36"/>
        </w:rPr>
        <w:t>PAST PERFORMANCE TEMPLATES</w:t>
      </w:r>
      <w:r w:rsidRPr="1ED8AB6F" w:rsidR="003F2D8F">
        <w:rPr>
          <w:rFonts w:ascii="Times New Roman" w:hAnsi="Times New Roman" w:cs="Times New Roman"/>
          <w:sz w:val="36"/>
          <w:szCs w:val="36"/>
        </w:rPr>
        <w:t xml:space="preserve"> (BDG FEDERAL)</w:t>
      </w:r>
      <w:r w:rsidRPr="1ED8AB6F" w:rsidR="00666508">
        <w:rPr>
          <w:rFonts w:ascii="Times New Roman" w:hAnsi="Times New Roman" w:cs="Times New Roman"/>
          <w:sz w:val="36"/>
          <w:szCs w:val="36"/>
        </w:rPr>
        <w:t>:</w:t>
      </w:r>
      <w:bookmarkEnd w:id="0"/>
    </w:p>
    <w:p w:rsidRPr="00D905DD" w:rsidR="008A6ECE" w:rsidP="008A6ECE" w:rsidRDefault="008A6ECE" w14:paraId="77A05E9B" w14:textId="77777777">
      <w:pPr>
        <w:rPr>
          <w:rFonts w:ascii="Times New Roman" w:hAnsi="Times New Roman" w:cs="Times New Roman"/>
        </w:rPr>
      </w:pPr>
    </w:p>
    <w:sdt>
      <w:sdtPr>
        <w:id w:val="-2130302830"/>
        <w:docPartObj>
          <w:docPartGallery w:val="Table of Contents"/>
          <w:docPartUnique/>
        </w:docPartObj>
        <w:rPr>
          <w:rFonts w:ascii="Times New Roman" w:hAnsi="Times New Roman" w:eastAsia="Aptos" w:cs="Times New Roman" w:eastAsiaTheme="minorAscii"/>
          <w:color w:val="auto"/>
          <w:kern w:val="2"/>
          <w:sz w:val="24"/>
          <w:szCs w:val="24"/>
          <w14:ligatures w14:val="standardContextual"/>
        </w:rPr>
      </w:sdtPr>
      <w:sdtEndPr>
        <w:rPr>
          <w:rFonts w:ascii="Times New Roman" w:hAnsi="Times New Roman" w:eastAsia="Aptos" w:cs="Times New Roman" w:eastAsiaTheme="minorAscii"/>
          <w:b w:val="1"/>
          <w:bCs w:val="1"/>
          <w:noProof/>
          <w:color w:val="auto"/>
          <w:sz w:val="24"/>
          <w:szCs w:val="24"/>
        </w:rPr>
      </w:sdtEndPr>
      <w:sdtContent>
        <w:p w:rsidR="008A6ECE" w:rsidRDefault="008A6ECE" w14:paraId="0322E48D" w14:textId="018C533D">
          <w:pPr>
            <w:pStyle w:val="TOCHeading"/>
            <w:rPr>
              <w:rFonts w:ascii="Times New Roman" w:hAnsi="Times New Roman" w:cs="Times New Roman"/>
            </w:rPr>
          </w:pPr>
          <w:r w:rsidRPr="00D905DD">
            <w:rPr>
              <w:rFonts w:ascii="Times New Roman" w:hAnsi="Times New Roman" w:cs="Times New Roman"/>
            </w:rPr>
            <w:t>Contents</w:t>
          </w:r>
        </w:p>
        <w:p w:rsidRPr="00973B11" w:rsidR="00973B11" w:rsidP="00973B11" w:rsidRDefault="00973B11" w14:paraId="351A7739" w14:textId="77777777"/>
        <w:p w:rsidR="00CA30ED" w:rsidRDefault="008A6ECE" w14:paraId="01CA787A" w14:textId="77C089B7">
          <w:pPr>
            <w:pStyle w:val="TOC1"/>
            <w:tabs>
              <w:tab w:val="right" w:leader="dot" w:pos="9350"/>
            </w:tabs>
            <w:rPr>
              <w:rFonts w:eastAsiaTheme="minorEastAsia"/>
              <w:noProof/>
            </w:rPr>
          </w:pPr>
          <w:r w:rsidRPr="00D905DD">
            <w:rPr>
              <w:rFonts w:ascii="Times New Roman" w:hAnsi="Times New Roman" w:cs="Times New Roman"/>
            </w:rPr>
            <w:fldChar w:fldCharType="begin"/>
          </w:r>
          <w:r w:rsidRPr="00D905DD">
            <w:rPr>
              <w:rFonts w:ascii="Times New Roman" w:hAnsi="Times New Roman" w:cs="Times New Roman"/>
            </w:rPr>
            <w:instrText xml:space="preserve"> TOC \o "1-3" \h \z \u </w:instrText>
          </w:r>
          <w:r w:rsidRPr="00D905DD">
            <w:rPr>
              <w:rFonts w:ascii="Times New Roman" w:hAnsi="Times New Roman" w:cs="Times New Roman"/>
            </w:rPr>
            <w:fldChar w:fldCharType="separate"/>
          </w:r>
          <w:hyperlink w:history="1" w:anchor="_Toc161139467">
            <w:r w:rsidRPr="00973D52" w:rsidR="00CA30ED">
              <w:rPr>
                <w:rStyle w:val="Hyperlink"/>
                <w:rFonts w:ascii="Times New Roman" w:hAnsi="Times New Roman" w:cs="Times New Roman"/>
                <w:noProof/>
              </w:rPr>
              <w:t>PAST PERFORMANCE TEMPLATES (BDG FEDERAL):</w:t>
            </w:r>
            <w:r w:rsidR="00CA30ED">
              <w:rPr>
                <w:noProof/>
                <w:webHidden/>
              </w:rPr>
              <w:tab/>
            </w:r>
            <w:r w:rsidR="00CA30ED">
              <w:rPr>
                <w:noProof/>
                <w:webHidden/>
              </w:rPr>
              <w:fldChar w:fldCharType="begin"/>
            </w:r>
            <w:r w:rsidR="00CA30ED">
              <w:rPr>
                <w:noProof/>
                <w:webHidden/>
              </w:rPr>
              <w:instrText xml:space="preserve"> PAGEREF _Toc161139467 \h </w:instrText>
            </w:r>
            <w:r w:rsidR="00CA30ED">
              <w:rPr>
                <w:noProof/>
                <w:webHidden/>
              </w:rPr>
            </w:r>
            <w:r w:rsidR="00CA30ED">
              <w:rPr>
                <w:noProof/>
                <w:webHidden/>
              </w:rPr>
              <w:fldChar w:fldCharType="separate"/>
            </w:r>
            <w:r w:rsidR="00CA30ED">
              <w:rPr>
                <w:noProof/>
                <w:webHidden/>
              </w:rPr>
              <w:t>1</w:t>
            </w:r>
            <w:r w:rsidR="00CA30ED">
              <w:rPr>
                <w:noProof/>
                <w:webHidden/>
              </w:rPr>
              <w:fldChar w:fldCharType="end"/>
            </w:r>
          </w:hyperlink>
        </w:p>
        <w:p w:rsidRPr="00CA30ED" w:rsidR="00CA30ED" w:rsidRDefault="00CA30ED" w14:paraId="4F7CA434" w14:textId="5A9C95D0">
          <w:pPr>
            <w:pStyle w:val="TOC2"/>
            <w:tabs>
              <w:tab w:val="right" w:leader="dot" w:pos="9350"/>
            </w:tabs>
            <w:rPr>
              <w:rFonts w:eastAsiaTheme="minorEastAsia"/>
              <w:noProof/>
            </w:rPr>
          </w:pPr>
          <w:hyperlink w:history="1" w:anchor="_Toc161139468">
            <w:r w:rsidRPr="00CA30ED">
              <w:rPr>
                <w:rStyle w:val="Hyperlink"/>
                <w:rFonts w:ascii="Times New Roman" w:hAnsi="Times New Roman" w:cs="Times New Roman"/>
                <w:noProof/>
              </w:rPr>
              <w:t>1.1 USDA OPPE: Web-based Economic Development &amp; Strategic Planning Platform</w:t>
            </w:r>
            <w:r w:rsidRPr="00CA30ED">
              <w:rPr>
                <w:noProof/>
                <w:webHidden/>
              </w:rPr>
              <w:tab/>
            </w:r>
            <w:r w:rsidRPr="00CA30ED">
              <w:rPr>
                <w:noProof/>
                <w:webHidden/>
              </w:rPr>
              <w:fldChar w:fldCharType="begin"/>
            </w:r>
            <w:r w:rsidRPr="00CA30ED">
              <w:rPr>
                <w:noProof/>
                <w:webHidden/>
              </w:rPr>
              <w:instrText xml:space="preserve"> PAGEREF _Toc161139468 \h </w:instrText>
            </w:r>
            <w:r w:rsidRPr="00CA30ED">
              <w:rPr>
                <w:noProof/>
                <w:webHidden/>
              </w:rPr>
            </w:r>
            <w:r w:rsidRPr="00CA30ED">
              <w:rPr>
                <w:noProof/>
                <w:webHidden/>
              </w:rPr>
              <w:fldChar w:fldCharType="separate"/>
            </w:r>
            <w:r w:rsidRPr="00CA30ED">
              <w:rPr>
                <w:noProof/>
                <w:webHidden/>
              </w:rPr>
              <w:t>2</w:t>
            </w:r>
            <w:r w:rsidRPr="00CA30ED">
              <w:rPr>
                <w:noProof/>
                <w:webHidden/>
              </w:rPr>
              <w:fldChar w:fldCharType="end"/>
            </w:r>
          </w:hyperlink>
        </w:p>
        <w:p w:rsidRPr="00CA30ED" w:rsidR="00CA30ED" w:rsidRDefault="00CA30ED" w14:paraId="7BB44E75" w14:textId="5DBE4CB6">
          <w:pPr>
            <w:pStyle w:val="TOC3"/>
            <w:tabs>
              <w:tab w:val="right" w:leader="dot" w:pos="9350"/>
            </w:tabs>
            <w:rPr>
              <w:rFonts w:eastAsiaTheme="minorEastAsia"/>
              <w:noProof/>
            </w:rPr>
          </w:pPr>
          <w:hyperlink w:history="1" w:anchor="_Toc161139469">
            <w:r w:rsidRPr="00CA30ED">
              <w:rPr>
                <w:rStyle w:val="Hyperlink"/>
                <w:rFonts w:ascii="Times New Roman" w:hAnsi="Times New Roman" w:cs="Times New Roman"/>
                <w:noProof/>
                <w:lang w:val="en-IN" w:eastAsia="en-IN"/>
              </w:rPr>
              <w:t>1.1.1 CPARS: USDA OPPE</w:t>
            </w:r>
            <w:r w:rsidRPr="00CA30ED">
              <w:rPr>
                <w:noProof/>
                <w:webHidden/>
              </w:rPr>
              <w:tab/>
            </w:r>
            <w:r w:rsidRPr="00CA30ED">
              <w:rPr>
                <w:noProof/>
                <w:webHidden/>
              </w:rPr>
              <w:fldChar w:fldCharType="begin"/>
            </w:r>
            <w:r w:rsidRPr="00CA30ED">
              <w:rPr>
                <w:noProof/>
                <w:webHidden/>
              </w:rPr>
              <w:instrText xml:space="preserve"> PAGEREF _Toc161139469 \h </w:instrText>
            </w:r>
            <w:r w:rsidRPr="00CA30ED">
              <w:rPr>
                <w:noProof/>
                <w:webHidden/>
              </w:rPr>
            </w:r>
            <w:r w:rsidRPr="00CA30ED">
              <w:rPr>
                <w:noProof/>
                <w:webHidden/>
              </w:rPr>
              <w:fldChar w:fldCharType="separate"/>
            </w:r>
            <w:r w:rsidRPr="00CA30ED">
              <w:rPr>
                <w:noProof/>
                <w:webHidden/>
              </w:rPr>
              <w:t>4</w:t>
            </w:r>
            <w:r w:rsidRPr="00CA30ED">
              <w:rPr>
                <w:noProof/>
                <w:webHidden/>
              </w:rPr>
              <w:fldChar w:fldCharType="end"/>
            </w:r>
          </w:hyperlink>
        </w:p>
        <w:p w:rsidRPr="00CA30ED" w:rsidR="00CA30ED" w:rsidRDefault="00CA30ED" w14:paraId="4F32E11A" w14:textId="7E86DBEE">
          <w:pPr>
            <w:pStyle w:val="TOC2"/>
            <w:tabs>
              <w:tab w:val="right" w:leader="dot" w:pos="9350"/>
            </w:tabs>
            <w:rPr>
              <w:rFonts w:eastAsiaTheme="minorEastAsia"/>
              <w:noProof/>
            </w:rPr>
          </w:pPr>
          <w:hyperlink w:history="1" w:anchor="_Toc161139470">
            <w:r w:rsidRPr="00CA30ED">
              <w:rPr>
                <w:rStyle w:val="Hyperlink"/>
                <w:rFonts w:ascii="Times New Roman" w:hAnsi="Times New Roman" w:cs="Times New Roman"/>
                <w:noProof/>
              </w:rPr>
              <w:t>1.2 MD DHS: Agile Scrum Team Resources</w:t>
            </w:r>
            <w:r w:rsidRPr="00CA30ED">
              <w:rPr>
                <w:noProof/>
                <w:webHidden/>
              </w:rPr>
              <w:tab/>
            </w:r>
            <w:r w:rsidRPr="00CA30ED">
              <w:rPr>
                <w:noProof/>
                <w:webHidden/>
              </w:rPr>
              <w:fldChar w:fldCharType="begin"/>
            </w:r>
            <w:r w:rsidRPr="00CA30ED">
              <w:rPr>
                <w:noProof/>
                <w:webHidden/>
              </w:rPr>
              <w:instrText xml:space="preserve"> PAGEREF _Toc161139470 \h </w:instrText>
            </w:r>
            <w:r w:rsidRPr="00CA30ED">
              <w:rPr>
                <w:noProof/>
                <w:webHidden/>
              </w:rPr>
            </w:r>
            <w:r w:rsidRPr="00CA30ED">
              <w:rPr>
                <w:noProof/>
                <w:webHidden/>
              </w:rPr>
              <w:fldChar w:fldCharType="separate"/>
            </w:r>
            <w:r w:rsidRPr="00CA30ED">
              <w:rPr>
                <w:noProof/>
                <w:webHidden/>
              </w:rPr>
              <w:t>6</w:t>
            </w:r>
            <w:r w:rsidRPr="00CA30ED">
              <w:rPr>
                <w:noProof/>
                <w:webHidden/>
              </w:rPr>
              <w:fldChar w:fldCharType="end"/>
            </w:r>
          </w:hyperlink>
        </w:p>
        <w:p w:rsidRPr="00CA30ED" w:rsidR="00CA30ED" w:rsidRDefault="00CA30ED" w14:paraId="6DF2935C" w14:textId="72E2EDBF">
          <w:pPr>
            <w:pStyle w:val="TOC2"/>
            <w:tabs>
              <w:tab w:val="right" w:leader="dot" w:pos="9350"/>
            </w:tabs>
            <w:rPr>
              <w:rFonts w:eastAsiaTheme="minorEastAsia"/>
              <w:noProof/>
            </w:rPr>
          </w:pPr>
          <w:hyperlink w:history="1" w:anchor="_Toc161139471">
            <w:r w:rsidRPr="00CA30ED">
              <w:rPr>
                <w:rStyle w:val="Hyperlink"/>
                <w:rFonts w:ascii="Times New Roman" w:hAnsi="Times New Roman" w:cs="Times New Roman"/>
                <w:noProof/>
              </w:rPr>
              <w:t>1.3 OCTO: Data Architecture Support Services</w:t>
            </w:r>
            <w:r w:rsidRPr="00CA30ED">
              <w:rPr>
                <w:noProof/>
                <w:webHidden/>
              </w:rPr>
              <w:tab/>
            </w:r>
            <w:r w:rsidRPr="00CA30ED">
              <w:rPr>
                <w:noProof/>
                <w:webHidden/>
              </w:rPr>
              <w:fldChar w:fldCharType="begin"/>
            </w:r>
            <w:r w:rsidRPr="00CA30ED">
              <w:rPr>
                <w:noProof/>
                <w:webHidden/>
              </w:rPr>
              <w:instrText xml:space="preserve"> PAGEREF _Toc161139471 \h </w:instrText>
            </w:r>
            <w:r w:rsidRPr="00CA30ED">
              <w:rPr>
                <w:noProof/>
                <w:webHidden/>
              </w:rPr>
            </w:r>
            <w:r w:rsidRPr="00CA30ED">
              <w:rPr>
                <w:noProof/>
                <w:webHidden/>
              </w:rPr>
              <w:fldChar w:fldCharType="separate"/>
            </w:r>
            <w:r w:rsidRPr="00CA30ED">
              <w:rPr>
                <w:noProof/>
                <w:webHidden/>
              </w:rPr>
              <w:t>8</w:t>
            </w:r>
            <w:r w:rsidRPr="00CA30ED">
              <w:rPr>
                <w:noProof/>
                <w:webHidden/>
              </w:rPr>
              <w:fldChar w:fldCharType="end"/>
            </w:r>
          </w:hyperlink>
        </w:p>
        <w:p w:rsidRPr="00CA30ED" w:rsidR="00CA30ED" w:rsidRDefault="00CA30ED" w14:paraId="0E0C265D" w14:textId="2CB92332">
          <w:pPr>
            <w:pStyle w:val="TOC2"/>
            <w:tabs>
              <w:tab w:val="right" w:leader="dot" w:pos="9350"/>
            </w:tabs>
            <w:rPr>
              <w:rFonts w:eastAsiaTheme="minorEastAsia"/>
              <w:noProof/>
            </w:rPr>
          </w:pPr>
          <w:hyperlink w:history="1" w:anchor="_Toc161139472">
            <w:r w:rsidRPr="00CA30ED">
              <w:rPr>
                <w:rStyle w:val="Hyperlink"/>
                <w:rFonts w:ascii="Times New Roman" w:hAnsi="Times New Roman" w:cs="Times New Roman"/>
                <w:noProof/>
              </w:rPr>
              <w:t>1.4 USDA NAL: IT Library Support Systems Operations and Maintenance</w:t>
            </w:r>
            <w:r w:rsidRPr="00CA30ED">
              <w:rPr>
                <w:noProof/>
                <w:webHidden/>
              </w:rPr>
              <w:tab/>
            </w:r>
            <w:r w:rsidRPr="00CA30ED">
              <w:rPr>
                <w:noProof/>
                <w:webHidden/>
              </w:rPr>
              <w:fldChar w:fldCharType="begin"/>
            </w:r>
            <w:r w:rsidRPr="00CA30ED">
              <w:rPr>
                <w:noProof/>
                <w:webHidden/>
              </w:rPr>
              <w:instrText xml:space="preserve"> PAGEREF _Toc161139472 \h </w:instrText>
            </w:r>
            <w:r w:rsidRPr="00CA30ED">
              <w:rPr>
                <w:noProof/>
                <w:webHidden/>
              </w:rPr>
            </w:r>
            <w:r w:rsidRPr="00CA30ED">
              <w:rPr>
                <w:noProof/>
                <w:webHidden/>
              </w:rPr>
              <w:fldChar w:fldCharType="separate"/>
            </w:r>
            <w:r w:rsidRPr="00CA30ED">
              <w:rPr>
                <w:noProof/>
                <w:webHidden/>
              </w:rPr>
              <w:t>9</w:t>
            </w:r>
            <w:r w:rsidRPr="00CA30ED">
              <w:rPr>
                <w:noProof/>
                <w:webHidden/>
              </w:rPr>
              <w:fldChar w:fldCharType="end"/>
            </w:r>
          </w:hyperlink>
        </w:p>
        <w:p w:rsidRPr="00CA30ED" w:rsidR="00CA30ED" w:rsidRDefault="00CA30ED" w14:paraId="03286DAB" w14:textId="5EADD528">
          <w:pPr>
            <w:pStyle w:val="TOC3"/>
            <w:tabs>
              <w:tab w:val="right" w:leader="dot" w:pos="9350"/>
            </w:tabs>
            <w:rPr>
              <w:rFonts w:eastAsiaTheme="minorEastAsia"/>
              <w:noProof/>
            </w:rPr>
          </w:pPr>
          <w:hyperlink w:history="1" w:anchor="_Toc161139473">
            <w:r w:rsidRPr="00CA30ED">
              <w:rPr>
                <w:rStyle w:val="Hyperlink"/>
                <w:rFonts w:ascii="Times New Roman" w:hAnsi="Times New Roman" w:cs="Times New Roman"/>
                <w:noProof/>
              </w:rPr>
              <w:t>1.4.1 CPARS: USDA NAL</w:t>
            </w:r>
            <w:r w:rsidRPr="00CA30ED">
              <w:rPr>
                <w:noProof/>
                <w:webHidden/>
              </w:rPr>
              <w:tab/>
            </w:r>
            <w:r w:rsidRPr="00CA30ED">
              <w:rPr>
                <w:noProof/>
                <w:webHidden/>
              </w:rPr>
              <w:fldChar w:fldCharType="begin"/>
            </w:r>
            <w:r w:rsidRPr="00CA30ED">
              <w:rPr>
                <w:noProof/>
                <w:webHidden/>
              </w:rPr>
              <w:instrText xml:space="preserve"> PAGEREF _Toc161139473 \h </w:instrText>
            </w:r>
            <w:r w:rsidRPr="00CA30ED">
              <w:rPr>
                <w:noProof/>
                <w:webHidden/>
              </w:rPr>
            </w:r>
            <w:r w:rsidRPr="00CA30ED">
              <w:rPr>
                <w:noProof/>
                <w:webHidden/>
              </w:rPr>
              <w:fldChar w:fldCharType="separate"/>
            </w:r>
            <w:r w:rsidRPr="00CA30ED">
              <w:rPr>
                <w:noProof/>
                <w:webHidden/>
              </w:rPr>
              <w:t>12</w:t>
            </w:r>
            <w:r w:rsidRPr="00CA30ED">
              <w:rPr>
                <w:noProof/>
                <w:webHidden/>
              </w:rPr>
              <w:fldChar w:fldCharType="end"/>
            </w:r>
          </w:hyperlink>
        </w:p>
        <w:p w:rsidRPr="00CA30ED" w:rsidR="00CA30ED" w:rsidRDefault="00CA30ED" w14:paraId="4103EF38" w14:textId="5E3C37EC">
          <w:pPr>
            <w:pStyle w:val="TOC2"/>
            <w:tabs>
              <w:tab w:val="right" w:leader="dot" w:pos="9350"/>
            </w:tabs>
            <w:rPr>
              <w:rFonts w:eastAsiaTheme="minorEastAsia"/>
              <w:noProof/>
            </w:rPr>
          </w:pPr>
          <w:hyperlink w:history="1" w:anchor="_Toc161139474">
            <w:r w:rsidRPr="00CA30ED">
              <w:rPr>
                <w:rStyle w:val="Hyperlink"/>
                <w:rFonts w:ascii="Times New Roman" w:hAnsi="Times New Roman" w:cs="Times New Roman"/>
                <w:noProof/>
              </w:rPr>
              <w:t>1.5 FMSHRC: Cloud Hosting and Managed Services</w:t>
            </w:r>
            <w:r w:rsidRPr="00CA30ED">
              <w:rPr>
                <w:noProof/>
                <w:webHidden/>
              </w:rPr>
              <w:tab/>
            </w:r>
            <w:r w:rsidRPr="00CA30ED">
              <w:rPr>
                <w:noProof/>
                <w:webHidden/>
              </w:rPr>
              <w:fldChar w:fldCharType="begin"/>
            </w:r>
            <w:r w:rsidRPr="00CA30ED">
              <w:rPr>
                <w:noProof/>
                <w:webHidden/>
              </w:rPr>
              <w:instrText xml:space="preserve"> PAGEREF _Toc161139474 \h </w:instrText>
            </w:r>
            <w:r w:rsidRPr="00CA30ED">
              <w:rPr>
                <w:noProof/>
                <w:webHidden/>
              </w:rPr>
            </w:r>
            <w:r w:rsidRPr="00CA30ED">
              <w:rPr>
                <w:noProof/>
                <w:webHidden/>
              </w:rPr>
              <w:fldChar w:fldCharType="separate"/>
            </w:r>
            <w:r w:rsidRPr="00CA30ED">
              <w:rPr>
                <w:noProof/>
                <w:webHidden/>
              </w:rPr>
              <w:t>13</w:t>
            </w:r>
            <w:r w:rsidRPr="00CA30ED">
              <w:rPr>
                <w:noProof/>
                <w:webHidden/>
              </w:rPr>
              <w:fldChar w:fldCharType="end"/>
            </w:r>
          </w:hyperlink>
        </w:p>
        <w:p w:rsidRPr="00CA30ED" w:rsidR="00CA30ED" w:rsidRDefault="00CA30ED" w14:paraId="4EFD16BB" w14:textId="50015286">
          <w:pPr>
            <w:pStyle w:val="TOC2"/>
            <w:tabs>
              <w:tab w:val="right" w:leader="dot" w:pos="9350"/>
            </w:tabs>
            <w:rPr>
              <w:rFonts w:eastAsiaTheme="minorEastAsia"/>
              <w:noProof/>
            </w:rPr>
          </w:pPr>
          <w:hyperlink w:history="1" w:anchor="_Toc161139475">
            <w:r w:rsidRPr="00CA30ED">
              <w:rPr>
                <w:rStyle w:val="Hyperlink"/>
                <w:rFonts w:ascii="Times New Roman" w:hAnsi="Times New Roman" w:cs="Times New Roman"/>
                <w:noProof/>
              </w:rPr>
              <w:t>1.6 HHS ASPR: Professional Administrative Staffing Support Services</w:t>
            </w:r>
            <w:r w:rsidRPr="00CA30ED">
              <w:rPr>
                <w:noProof/>
                <w:webHidden/>
              </w:rPr>
              <w:tab/>
            </w:r>
            <w:r w:rsidRPr="00CA30ED">
              <w:rPr>
                <w:noProof/>
                <w:webHidden/>
              </w:rPr>
              <w:fldChar w:fldCharType="begin"/>
            </w:r>
            <w:r w:rsidRPr="00CA30ED">
              <w:rPr>
                <w:noProof/>
                <w:webHidden/>
              </w:rPr>
              <w:instrText xml:space="preserve"> PAGEREF _Toc161139475 \h </w:instrText>
            </w:r>
            <w:r w:rsidRPr="00CA30ED">
              <w:rPr>
                <w:noProof/>
                <w:webHidden/>
              </w:rPr>
            </w:r>
            <w:r w:rsidRPr="00CA30ED">
              <w:rPr>
                <w:noProof/>
                <w:webHidden/>
              </w:rPr>
              <w:fldChar w:fldCharType="separate"/>
            </w:r>
            <w:r w:rsidRPr="00CA30ED">
              <w:rPr>
                <w:noProof/>
                <w:webHidden/>
              </w:rPr>
              <w:t>13</w:t>
            </w:r>
            <w:r w:rsidRPr="00CA30ED">
              <w:rPr>
                <w:noProof/>
                <w:webHidden/>
              </w:rPr>
              <w:fldChar w:fldCharType="end"/>
            </w:r>
          </w:hyperlink>
        </w:p>
        <w:p w:rsidRPr="00D905DD" w:rsidR="008A6ECE" w:rsidRDefault="008A6ECE" w14:paraId="6CA6B91B" w14:textId="5E5DD72D">
          <w:pPr>
            <w:rPr>
              <w:rFonts w:ascii="Times New Roman" w:hAnsi="Times New Roman" w:cs="Times New Roman"/>
            </w:rPr>
          </w:pPr>
          <w:r w:rsidRPr="00D905DD">
            <w:rPr>
              <w:rFonts w:ascii="Times New Roman" w:hAnsi="Times New Roman" w:cs="Times New Roman"/>
              <w:b/>
              <w:bCs/>
              <w:noProof/>
            </w:rPr>
            <w:fldChar w:fldCharType="end"/>
          </w:r>
        </w:p>
      </w:sdtContent>
    </w:sdt>
    <w:p w:rsidRPr="00D905DD" w:rsidR="008A6ECE" w:rsidP="008A6ECE" w:rsidRDefault="008A6ECE" w14:paraId="49E24E08" w14:textId="2FF61461">
      <w:pPr>
        <w:rPr>
          <w:rFonts w:ascii="Times New Roman" w:hAnsi="Times New Roman" w:cs="Times New Roman"/>
        </w:rPr>
      </w:pPr>
    </w:p>
    <w:p w:rsidR="003F2D8F" w:rsidRDefault="003F2D8F" w14:paraId="0A58D7CC" w14:textId="77777777">
      <w:pPr>
        <w:rPr>
          <w:rFonts w:ascii="Times New Roman" w:hAnsi="Times New Roman" w:cs="Times New Roman" w:eastAsiaTheme="majorEastAsia"/>
          <w:b/>
          <w:bCs/>
          <w:color w:val="0F4761" w:themeColor="accent1" w:themeShade="BF"/>
        </w:rPr>
      </w:pPr>
      <w:bookmarkStart w:name="_Toc160449467" w:id="1"/>
      <w:r>
        <w:rPr>
          <w:rFonts w:ascii="Times New Roman" w:hAnsi="Times New Roman" w:cs="Times New Roman"/>
          <w:b/>
          <w:bCs/>
        </w:rPr>
        <w:br w:type="page"/>
      </w:r>
    </w:p>
    <w:p w:rsidRPr="00D80BCB" w:rsidR="00666508" w:rsidP="00666508" w:rsidRDefault="008A6ECE" w14:paraId="1D88A887" w14:textId="368AEAA7">
      <w:pPr>
        <w:pStyle w:val="Heading2"/>
        <w:spacing w:line="240" w:lineRule="auto"/>
        <w:rPr>
          <w:rFonts w:ascii="Times New Roman" w:hAnsi="Times New Roman" w:cs="Times New Roman"/>
          <w:b/>
          <w:bCs/>
          <w:sz w:val="24"/>
          <w:szCs w:val="24"/>
        </w:rPr>
      </w:pPr>
      <w:bookmarkStart w:name="_Toc161139468" w:id="2"/>
      <w:r w:rsidRPr="00D80BCB">
        <w:rPr>
          <w:rFonts w:ascii="Times New Roman" w:hAnsi="Times New Roman" w:cs="Times New Roman"/>
          <w:b/>
          <w:bCs/>
          <w:sz w:val="24"/>
          <w:szCs w:val="24"/>
        </w:rPr>
        <w:lastRenderedPageBreak/>
        <w:t>1</w:t>
      </w:r>
      <w:r w:rsidRPr="00D80BCB" w:rsidR="00666508">
        <w:rPr>
          <w:rFonts w:ascii="Times New Roman" w:hAnsi="Times New Roman" w:cs="Times New Roman"/>
          <w:b/>
          <w:bCs/>
          <w:sz w:val="24"/>
          <w:szCs w:val="24"/>
        </w:rPr>
        <w:t>.1 USDA OPPE: Web-based Economic Development &amp; Strategic Planning Platform</w:t>
      </w:r>
      <w:bookmarkEnd w:id="1"/>
      <w:bookmarkEnd w:id="2"/>
      <w:r w:rsidRPr="00D80BCB" w:rsidR="00666508">
        <w:rPr>
          <w:rFonts w:ascii="Times New Roman" w:hAnsi="Times New Roman" w:cs="Times New Roman"/>
          <w:b/>
          <w:bCs/>
          <w:sz w:val="24"/>
          <w:szCs w:val="24"/>
        </w:rPr>
        <w:t xml:space="preserve"> </w:t>
      </w:r>
    </w:p>
    <w:tbl>
      <w:tblPr>
        <w:tblStyle w:val="TableGrid"/>
        <w:tblpPr w:leftFromText="180" w:rightFromText="180" w:vertAnchor="text" w:horzAnchor="margin" w:tblpY="158"/>
        <w:tblW w:w="9345" w:type="dxa"/>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Look w:val="04A0" w:firstRow="1" w:lastRow="0" w:firstColumn="1" w:lastColumn="0" w:noHBand="0" w:noVBand="1"/>
      </w:tblPr>
      <w:tblGrid>
        <w:gridCol w:w="2785"/>
        <w:gridCol w:w="6560"/>
      </w:tblGrid>
      <w:tr w:rsidRPr="00D905DD" w:rsidR="00666508" w:rsidTr="766FCDF1" w14:paraId="6B0B399E" w14:textId="77777777">
        <w:trPr>
          <w:trHeight w:val="300"/>
        </w:trPr>
        <w:tc>
          <w:tcPr>
            <w:tcW w:w="2785" w:type="dxa"/>
            <w:shd w:val="clear" w:color="auto" w:fill="C1E4F5" w:themeFill="accent1" w:themeFillTint="33"/>
            <w:tcMar/>
          </w:tcPr>
          <w:p w:rsidRPr="00D905DD" w:rsidR="00666508" w:rsidP="00BD2502" w:rsidRDefault="00666508" w14:paraId="1EB608CE" w14:textId="77777777">
            <w:pPr>
              <w:rPr>
                <w:rFonts w:ascii="Times New Roman" w:hAnsi="Times New Roman" w:cs="Times New Roman"/>
                <w:b/>
              </w:rPr>
            </w:pPr>
            <w:r w:rsidRPr="00D905DD">
              <w:rPr>
                <w:rFonts w:ascii="Times New Roman" w:hAnsi="Times New Roman" w:eastAsia="Times New Roman" w:cs="Times New Roman"/>
                <w:b/>
                <w:bCs/>
                <w:color w:val="000000"/>
              </w:rPr>
              <w:t>Client Name</w:t>
            </w:r>
          </w:p>
        </w:tc>
        <w:tc>
          <w:tcPr>
            <w:tcW w:w="6560" w:type="dxa"/>
            <w:tcMar/>
            <w:vAlign w:val="center"/>
          </w:tcPr>
          <w:p w:rsidRPr="00D905DD" w:rsidR="00666508" w:rsidP="00BD2502" w:rsidRDefault="00666508" w14:paraId="487C7E6F" w14:textId="77777777">
            <w:pPr>
              <w:rPr>
                <w:rFonts w:ascii="Times New Roman" w:hAnsi="Times New Roman" w:cs="Times New Roman"/>
                <w:bCs/>
              </w:rPr>
            </w:pPr>
            <w:r w:rsidRPr="00D905DD">
              <w:rPr>
                <w:rFonts w:ascii="Times New Roman" w:hAnsi="Times New Roman" w:cs="Times New Roman"/>
                <w:bCs/>
              </w:rPr>
              <w:t>US Department of Agriculture (USDA) Office</w:t>
            </w:r>
            <w:ins w:author="Sahil Shimpi" w:date="2024-02-16T10:58:00Z" w:id="3">
              <w:r w:rsidRPr="00D905DD">
                <w:rPr>
                  <w:rFonts w:ascii="Times New Roman" w:hAnsi="Times New Roman" w:cs="Times New Roman"/>
                  <w:bCs/>
                </w:rPr>
                <w:t xml:space="preserve"> </w:t>
              </w:r>
            </w:ins>
            <w:r w:rsidRPr="00D905DD">
              <w:rPr>
                <w:rFonts w:ascii="Times New Roman" w:hAnsi="Times New Roman" w:cs="Times New Roman"/>
                <w:bCs/>
              </w:rPr>
              <w:t>Partnerships and Public Engagement (OPPE)</w:t>
            </w:r>
          </w:p>
        </w:tc>
      </w:tr>
      <w:tr w:rsidRPr="00D905DD" w:rsidR="00666508" w:rsidTr="766FCDF1" w14:paraId="41B89F4E" w14:textId="77777777">
        <w:trPr>
          <w:trHeight w:val="300"/>
        </w:trPr>
        <w:tc>
          <w:tcPr>
            <w:tcW w:w="2785" w:type="dxa"/>
            <w:shd w:val="clear" w:color="auto" w:fill="C1E4F5" w:themeFill="accent1" w:themeFillTint="33"/>
            <w:tcMar/>
          </w:tcPr>
          <w:p w:rsidRPr="00D905DD" w:rsidR="00666508" w:rsidP="00BD2502" w:rsidRDefault="00666508" w14:paraId="28AE65AD" w14:textId="77777777">
            <w:pPr>
              <w:rPr>
                <w:rFonts w:ascii="Times New Roman" w:hAnsi="Times New Roman" w:cs="Times New Roman"/>
                <w:b/>
                <w:bCs/>
              </w:rPr>
            </w:pPr>
            <w:r w:rsidRPr="00D905DD">
              <w:rPr>
                <w:rFonts w:ascii="Times New Roman" w:hAnsi="Times New Roman" w:eastAsia="Times New Roman" w:cs="Times New Roman"/>
                <w:b/>
                <w:bCs/>
                <w:color w:val="000000"/>
              </w:rPr>
              <w:t>Prime or Subcontractor</w:t>
            </w:r>
          </w:p>
        </w:tc>
        <w:tc>
          <w:tcPr>
            <w:tcW w:w="6560" w:type="dxa"/>
            <w:tcMar/>
            <w:vAlign w:val="center"/>
          </w:tcPr>
          <w:p w:rsidRPr="00D905DD" w:rsidR="00666508" w:rsidP="00BD2502" w:rsidRDefault="00666508" w14:paraId="457F5A51" w14:textId="77777777">
            <w:pPr>
              <w:rPr>
                <w:rFonts w:ascii="Times New Roman" w:hAnsi="Times New Roman" w:cs="Times New Roman"/>
                <w:bCs/>
              </w:rPr>
            </w:pPr>
            <w:r w:rsidRPr="00D905DD">
              <w:rPr>
                <w:rFonts w:ascii="Times New Roman" w:hAnsi="Times New Roman" w:cs="Times New Roman"/>
                <w:bCs/>
              </w:rPr>
              <w:t>Prime</w:t>
            </w:r>
          </w:p>
        </w:tc>
      </w:tr>
      <w:tr w:rsidRPr="00D905DD" w:rsidR="00666508" w:rsidTr="766FCDF1" w14:paraId="4E430CBD" w14:textId="77777777">
        <w:trPr>
          <w:trHeight w:val="300"/>
        </w:trPr>
        <w:tc>
          <w:tcPr>
            <w:tcW w:w="2785" w:type="dxa"/>
            <w:shd w:val="clear" w:color="auto" w:fill="C1E4F5" w:themeFill="accent1" w:themeFillTint="33"/>
            <w:tcMar/>
          </w:tcPr>
          <w:p w:rsidRPr="00D905DD" w:rsidR="00666508" w:rsidP="00BD2502" w:rsidRDefault="00666508" w14:paraId="62C450EB" w14:textId="77777777">
            <w:pPr>
              <w:rPr>
                <w:rFonts w:ascii="Times New Roman" w:hAnsi="Times New Roman" w:cs="Times New Roman"/>
                <w:b/>
                <w:bCs/>
              </w:rPr>
            </w:pPr>
            <w:r w:rsidRPr="00D905DD">
              <w:rPr>
                <w:rFonts w:ascii="Times New Roman" w:hAnsi="Times New Roman" w:eastAsia="Times New Roman" w:cs="Times New Roman"/>
                <w:b/>
                <w:bCs/>
                <w:color w:val="000000"/>
              </w:rPr>
              <w:t>Project Name</w:t>
            </w:r>
          </w:p>
        </w:tc>
        <w:tc>
          <w:tcPr>
            <w:tcW w:w="6560" w:type="dxa"/>
            <w:tcMar/>
            <w:vAlign w:val="center"/>
          </w:tcPr>
          <w:p w:rsidRPr="00D905DD" w:rsidR="00666508" w:rsidP="00BD2502" w:rsidRDefault="00666508" w14:paraId="2061428E" w14:textId="77777777">
            <w:pPr>
              <w:rPr>
                <w:rFonts w:ascii="Times New Roman" w:hAnsi="Times New Roman" w:cs="Times New Roman"/>
                <w:bCs/>
              </w:rPr>
            </w:pPr>
            <w:r w:rsidRPr="00D905DD">
              <w:rPr>
                <w:rFonts w:ascii="Times New Roman" w:hAnsi="Times New Roman" w:cs="Times New Roman"/>
              </w:rPr>
              <w:t>Web-based Economic Development &amp; Strategic Planning Platform</w:t>
            </w:r>
          </w:p>
        </w:tc>
      </w:tr>
      <w:tr w:rsidRPr="00D905DD" w:rsidR="00666508" w:rsidTr="766FCDF1" w14:paraId="7B53850F" w14:textId="77777777">
        <w:trPr>
          <w:trHeight w:val="300"/>
        </w:trPr>
        <w:tc>
          <w:tcPr>
            <w:tcW w:w="2785" w:type="dxa"/>
            <w:shd w:val="clear" w:color="auto" w:fill="C1E4F5" w:themeFill="accent1" w:themeFillTint="33"/>
            <w:tcMar/>
          </w:tcPr>
          <w:p w:rsidRPr="00D905DD" w:rsidR="00666508" w:rsidP="00BD2502" w:rsidRDefault="00666508" w14:paraId="7D4C8F9D" w14:textId="77777777">
            <w:pPr>
              <w:rPr>
                <w:rFonts w:ascii="Times New Roman" w:hAnsi="Times New Roman" w:cs="Times New Roman"/>
                <w:b/>
                <w:bCs/>
              </w:rPr>
            </w:pPr>
            <w:r w:rsidRPr="00D905DD">
              <w:rPr>
                <w:rFonts w:ascii="Times New Roman" w:hAnsi="Times New Roman" w:eastAsia="Times New Roman" w:cs="Times New Roman"/>
                <w:b/>
                <w:bCs/>
                <w:color w:val="000000"/>
              </w:rPr>
              <w:t>Period of Performance   </w:t>
            </w:r>
          </w:p>
        </w:tc>
        <w:tc>
          <w:tcPr>
            <w:tcW w:w="6560" w:type="dxa"/>
            <w:tcMar/>
            <w:vAlign w:val="center"/>
          </w:tcPr>
          <w:p w:rsidRPr="00D905DD" w:rsidR="00666508" w:rsidP="00BD2502" w:rsidRDefault="00666508" w14:paraId="7D2E7BE2" w14:textId="77777777">
            <w:pPr>
              <w:rPr>
                <w:rFonts w:ascii="Times New Roman" w:hAnsi="Times New Roman" w:cs="Times New Roman"/>
                <w:bCs/>
              </w:rPr>
            </w:pPr>
            <w:r w:rsidRPr="00D905DD">
              <w:rPr>
                <w:rFonts w:ascii="Times New Roman" w:hAnsi="Times New Roman" w:cs="Times New Roman"/>
                <w:bCs/>
              </w:rPr>
              <w:t>September 2020 – September 2022</w:t>
            </w:r>
          </w:p>
        </w:tc>
      </w:tr>
      <w:tr w:rsidRPr="00D905DD" w:rsidR="00666508" w:rsidTr="766FCDF1" w14:paraId="27FCC195" w14:textId="77777777">
        <w:trPr>
          <w:trHeight w:val="300"/>
        </w:trPr>
        <w:tc>
          <w:tcPr>
            <w:tcW w:w="2785" w:type="dxa"/>
            <w:shd w:val="clear" w:color="auto" w:fill="C1E4F5" w:themeFill="accent1" w:themeFillTint="33"/>
            <w:tcMar/>
          </w:tcPr>
          <w:p w:rsidRPr="00D905DD" w:rsidR="00666508" w:rsidP="00BD2502" w:rsidRDefault="00666508" w14:paraId="4E24894F" w14:textId="77777777">
            <w:pPr>
              <w:rPr>
                <w:rFonts w:ascii="Times New Roman" w:hAnsi="Times New Roman" w:cs="Times New Roman"/>
                <w:b/>
              </w:rPr>
            </w:pPr>
            <w:r w:rsidRPr="00D905DD">
              <w:rPr>
                <w:rFonts w:ascii="Times New Roman" w:hAnsi="Times New Roman" w:eastAsia="Times New Roman" w:cs="Times New Roman"/>
                <w:b/>
                <w:bCs/>
                <w:color w:val="000000"/>
              </w:rPr>
              <w:t>Contract Value </w:t>
            </w:r>
          </w:p>
        </w:tc>
        <w:tc>
          <w:tcPr>
            <w:tcW w:w="6560" w:type="dxa"/>
            <w:tcMar/>
            <w:vAlign w:val="center"/>
          </w:tcPr>
          <w:p w:rsidRPr="00D905DD" w:rsidR="00666508" w:rsidP="00BD2502" w:rsidRDefault="00666508" w14:paraId="6AB47516" w14:textId="77777777">
            <w:pPr>
              <w:rPr>
                <w:rFonts w:ascii="Times New Roman" w:hAnsi="Times New Roman" w:cs="Times New Roman"/>
                <w:bCs/>
              </w:rPr>
            </w:pPr>
            <w:r w:rsidRPr="00D905DD">
              <w:rPr>
                <w:rFonts w:ascii="Times New Roman" w:hAnsi="Times New Roman" w:cs="Times New Roman"/>
                <w:bCs/>
              </w:rPr>
              <w:t>$300,000.00</w:t>
            </w:r>
          </w:p>
        </w:tc>
      </w:tr>
      <w:tr w:rsidRPr="00D905DD" w:rsidR="00666508" w:rsidTr="766FCDF1" w14:paraId="176DBE27" w14:textId="77777777">
        <w:trPr>
          <w:trHeight w:val="300"/>
        </w:trPr>
        <w:tc>
          <w:tcPr>
            <w:tcW w:w="2785" w:type="dxa"/>
            <w:shd w:val="clear" w:color="auto" w:fill="C1E4F5" w:themeFill="accent1" w:themeFillTint="33"/>
            <w:tcMar/>
          </w:tcPr>
          <w:p w:rsidRPr="00D905DD" w:rsidR="00666508" w:rsidP="00BD2502" w:rsidRDefault="00666508" w14:paraId="269B3CE2" w14:textId="77777777">
            <w:pPr>
              <w:rPr>
                <w:rFonts w:ascii="Times New Roman" w:hAnsi="Times New Roman" w:cs="Times New Roman"/>
                <w:b/>
              </w:rPr>
            </w:pPr>
            <w:r w:rsidRPr="00D905DD">
              <w:rPr>
                <w:rFonts w:ascii="Times New Roman" w:hAnsi="Times New Roman" w:eastAsia="Times New Roman" w:cs="Times New Roman"/>
                <w:b/>
                <w:bCs/>
                <w:color w:val="000000"/>
              </w:rPr>
              <w:t>Contract Number</w:t>
            </w:r>
          </w:p>
        </w:tc>
        <w:tc>
          <w:tcPr>
            <w:tcW w:w="6560" w:type="dxa"/>
            <w:tcMar/>
            <w:vAlign w:val="center"/>
          </w:tcPr>
          <w:p w:rsidRPr="00D905DD" w:rsidR="00666508" w:rsidP="00BD2502" w:rsidRDefault="00666508" w14:paraId="2C7B7615" w14:textId="77777777">
            <w:pPr>
              <w:rPr>
                <w:rFonts w:ascii="Times New Roman" w:hAnsi="Times New Roman" w:cs="Times New Roman"/>
                <w:bCs/>
              </w:rPr>
            </w:pPr>
            <w:r w:rsidRPr="00D905DD">
              <w:rPr>
                <w:rFonts w:ascii="Times New Roman" w:hAnsi="Times New Roman" w:cs="Times New Roman"/>
                <w:bCs/>
              </w:rPr>
              <w:t>12314420F0644</w:t>
            </w:r>
          </w:p>
        </w:tc>
      </w:tr>
      <w:tr w:rsidRPr="00D905DD" w:rsidR="00666508" w:rsidTr="766FCDF1" w14:paraId="67A55A2F" w14:textId="77777777">
        <w:trPr>
          <w:trHeight w:val="300"/>
        </w:trPr>
        <w:tc>
          <w:tcPr>
            <w:tcW w:w="2785" w:type="dxa"/>
            <w:shd w:val="clear" w:color="auto" w:fill="C1E4F5" w:themeFill="accent1" w:themeFillTint="33"/>
            <w:tcMar/>
          </w:tcPr>
          <w:p w:rsidRPr="00D905DD" w:rsidR="00666508" w:rsidP="00BD2502" w:rsidRDefault="00666508" w14:paraId="68248C52" w14:textId="77777777">
            <w:pPr>
              <w:rPr>
                <w:rFonts w:ascii="Times New Roman" w:hAnsi="Times New Roman" w:cs="Times New Roman"/>
                <w:b/>
              </w:rPr>
            </w:pPr>
            <w:r w:rsidRPr="00D905DD">
              <w:rPr>
                <w:rFonts w:ascii="Times New Roman" w:hAnsi="Times New Roman" w:eastAsia="Times New Roman" w:cs="Times New Roman"/>
                <w:b/>
                <w:bCs/>
                <w:color w:val="000000"/>
              </w:rPr>
              <w:t>Client POC Details</w:t>
            </w:r>
          </w:p>
        </w:tc>
        <w:tc>
          <w:tcPr>
            <w:tcW w:w="6560" w:type="dxa"/>
            <w:tcMar/>
            <w:vAlign w:val="center"/>
          </w:tcPr>
          <w:p w:rsidRPr="00D905DD" w:rsidR="00666508" w:rsidP="00BD2502" w:rsidRDefault="00666508" w14:paraId="5D2821CB" w14:textId="77777777">
            <w:pPr>
              <w:rPr>
                <w:rFonts w:ascii="Times New Roman" w:hAnsi="Times New Roman" w:cs="Times New Roman"/>
                <w:bCs/>
              </w:rPr>
            </w:pPr>
            <w:r w:rsidRPr="00D905DD">
              <w:rPr>
                <w:rFonts w:ascii="Times New Roman" w:hAnsi="Times New Roman" w:cs="Times New Roman"/>
                <w:bCs/>
              </w:rPr>
              <w:t>Sean Jordan</w:t>
            </w:r>
            <w:r w:rsidRPr="00D905DD" w:rsidDel="00C83DE2">
              <w:rPr>
                <w:rFonts w:ascii="Times New Roman" w:hAnsi="Times New Roman" w:cs="Times New Roman"/>
                <w:bCs/>
              </w:rPr>
              <w:t xml:space="preserve"> </w:t>
            </w:r>
            <w:r w:rsidRPr="00D905DD">
              <w:rPr>
                <w:rFonts w:ascii="Times New Roman" w:hAnsi="Times New Roman" w:cs="Times New Roman"/>
                <w:bCs/>
              </w:rPr>
              <w:t xml:space="preserve">| </w:t>
            </w:r>
            <w:hyperlink w:history="1" r:id="rId8">
              <w:r w:rsidRPr="00D905DD">
                <w:rPr>
                  <w:rStyle w:val="Hyperlink"/>
                  <w:rFonts w:ascii="Times New Roman" w:hAnsi="Times New Roman" w:cs="Times New Roman"/>
                  <w:bCs/>
                </w:rPr>
                <w:t>sean.jordan2@wdc.usda.gov</w:t>
              </w:r>
            </w:hyperlink>
          </w:p>
        </w:tc>
      </w:tr>
      <w:tr w:rsidRPr="00D905DD" w:rsidR="00666508" w:rsidTr="766FCDF1" w14:paraId="054CDE36" w14:textId="77777777">
        <w:trPr>
          <w:trHeight w:val="300"/>
        </w:trPr>
        <w:tc>
          <w:tcPr>
            <w:tcW w:w="9345" w:type="dxa"/>
            <w:gridSpan w:val="2"/>
            <w:shd w:val="clear" w:color="auto" w:fill="C1E4F5" w:themeFill="accent1" w:themeFillTint="33"/>
            <w:tcMar/>
          </w:tcPr>
          <w:p w:rsidRPr="00D905DD" w:rsidR="00666508" w:rsidP="00BD2502" w:rsidRDefault="00666508" w14:paraId="4D81BD6D" w14:textId="77777777">
            <w:pPr>
              <w:jc w:val="center"/>
              <w:rPr>
                <w:rFonts w:ascii="Times New Roman" w:hAnsi="Times New Roman" w:cs="Times New Roman"/>
                <w:b/>
                <w:bCs/>
              </w:rPr>
            </w:pPr>
            <w:r w:rsidRPr="00D905DD">
              <w:rPr>
                <w:rFonts w:ascii="Times New Roman" w:hAnsi="Times New Roman" w:cs="Times New Roman"/>
                <w:b/>
                <w:bCs/>
              </w:rPr>
              <w:t>Summary of Performance</w:t>
            </w:r>
          </w:p>
        </w:tc>
      </w:tr>
      <w:tr w:rsidRPr="00D905DD" w:rsidR="00666508" w:rsidTr="766FCDF1" w14:paraId="1949340B" w14:textId="77777777">
        <w:trPr>
          <w:trHeight w:val="3860"/>
        </w:trPr>
        <w:tc>
          <w:tcPr>
            <w:tcW w:w="9345" w:type="dxa"/>
            <w:gridSpan w:val="2"/>
            <w:tcMar/>
          </w:tcPr>
          <w:p w:rsidRPr="00D905DD" w:rsidR="00666508" w:rsidP="00BD2502" w:rsidRDefault="00666508" w14:paraId="70F56866" w14:textId="7CD997C1">
            <w:pPr>
              <w:rPr>
                <w:rFonts w:ascii="Times New Roman" w:hAnsi="Times New Roman" w:cs="Times New Roman"/>
              </w:rPr>
            </w:pPr>
            <w:r w:rsidRPr="766FCDF1" w:rsidR="00666508">
              <w:rPr>
                <w:rFonts w:ascii="Times New Roman" w:hAnsi="Times New Roman" w:cs="Times New Roman"/>
                <w:b w:val="1"/>
                <w:bCs w:val="1"/>
                <w:color w:val="0F4761" w:themeColor="accent1" w:themeTint="FF" w:themeShade="BF"/>
              </w:rPr>
              <w:t>Objectives</w:t>
            </w:r>
            <w:r w:rsidRPr="766FCDF1" w:rsidR="47233505">
              <w:rPr>
                <w:rFonts w:ascii="Times New Roman" w:hAnsi="Times New Roman" w:cs="Times New Roman"/>
                <w:b w:val="1"/>
                <w:bCs w:val="1"/>
                <w:color w:val="0F4761" w:themeColor="accent1" w:themeTint="FF" w:themeShade="BF"/>
              </w:rPr>
              <w:t>: OPPE</w:t>
            </w:r>
            <w:r w:rsidRPr="766FCDF1" w:rsidR="00666508">
              <w:rPr>
                <w:rFonts w:ascii="Times New Roman" w:hAnsi="Times New Roman" w:cs="Times New Roman"/>
              </w:rPr>
              <w:t xml:space="preserve"> </w:t>
            </w:r>
            <w:r w:rsidRPr="766FCDF1" w:rsidR="00666508">
              <w:rPr>
                <w:rFonts w:ascii="Times New Roman" w:hAnsi="Times New Roman" w:cs="Times New Roman"/>
              </w:rPr>
              <w:t>sought</w:t>
            </w:r>
            <w:r w:rsidRPr="766FCDF1" w:rsidR="00666508">
              <w:rPr>
                <w:rFonts w:ascii="Times New Roman" w:hAnsi="Times New Roman" w:cs="Times New Roman"/>
              </w:rPr>
              <w:t xml:space="preserve"> to </w:t>
            </w:r>
            <w:r w:rsidRPr="766FCDF1" w:rsidR="00666508">
              <w:rPr>
                <w:rFonts w:ascii="Times New Roman" w:hAnsi="Times New Roman" w:cs="Times New Roman"/>
              </w:rPr>
              <w:t>establish</w:t>
            </w:r>
            <w:r w:rsidRPr="766FCDF1" w:rsidR="00666508">
              <w:rPr>
                <w:rFonts w:ascii="Times New Roman" w:hAnsi="Times New Roman" w:cs="Times New Roman"/>
              </w:rPr>
              <w:t xml:space="preserve"> a modern customer service platform storing diverse customer information. It prioritized peer-to-peer communication, networking tools, section 508 testing and integration, and collaboration for resource sharing. OPPE emphasized continuous support and technical </w:t>
            </w:r>
            <w:r w:rsidRPr="766FCDF1" w:rsidR="00666508">
              <w:rPr>
                <w:rFonts w:ascii="Times New Roman" w:hAnsi="Times New Roman" w:cs="Times New Roman"/>
              </w:rPr>
              <w:t>assistance</w:t>
            </w:r>
            <w:r w:rsidRPr="766FCDF1" w:rsidR="00666508">
              <w:rPr>
                <w:rFonts w:ascii="Times New Roman" w:hAnsi="Times New Roman" w:cs="Times New Roman"/>
              </w:rPr>
              <w:t>, incorporating feedback for ongoing improvements. Regular analysis, evaluation, and proactive updates were crucial for ensuring easy access and delivering robust customer service.</w:t>
            </w:r>
          </w:p>
          <w:p w:rsidRPr="00D905DD" w:rsidR="00666508" w:rsidP="00BD2502" w:rsidRDefault="00666508" w14:paraId="11B30665" w14:textId="77777777">
            <w:pPr>
              <w:rPr>
                <w:rFonts w:ascii="Times New Roman" w:hAnsi="Times New Roman" w:cs="Times New Roman"/>
              </w:rPr>
            </w:pPr>
          </w:p>
          <w:p w:rsidRPr="00D905DD" w:rsidR="00666508" w:rsidP="00BD2502" w:rsidRDefault="00666508" w14:paraId="1C09158E" w14:textId="77777777">
            <w:pPr>
              <w:rPr>
                <w:rFonts w:ascii="Times New Roman" w:hAnsi="Times New Roman" w:eastAsia="Calibri" w:cs="Times New Roman"/>
              </w:rPr>
            </w:pPr>
            <w:r w:rsidRPr="00D905DD">
              <w:rPr>
                <w:rFonts w:ascii="Times New Roman" w:hAnsi="Times New Roman" w:eastAsia="Calibri" w:cs="Times New Roman"/>
                <w:b/>
                <w:bCs/>
                <w:color w:val="0F4761" w:themeColor="accent1" w:themeShade="BF"/>
              </w:rPr>
              <w:t>Solutions and</w:t>
            </w:r>
            <w:r w:rsidRPr="00D905DD">
              <w:rPr>
                <w:rFonts w:ascii="Times New Roman" w:hAnsi="Times New Roman" w:cs="Times New Roman"/>
                <w:b/>
                <w:bCs/>
                <w:color w:val="0F4761" w:themeColor="accent1" w:themeShade="BF"/>
              </w:rPr>
              <w:t xml:space="preserve"> </w:t>
            </w:r>
            <w:r w:rsidRPr="00D905DD">
              <w:rPr>
                <w:rFonts w:ascii="Times New Roman" w:hAnsi="Times New Roman" w:eastAsia="Calibri" w:cs="Times New Roman"/>
                <w:b/>
                <w:bCs/>
                <w:color w:val="0F4761" w:themeColor="accent1" w:themeShade="BF"/>
              </w:rPr>
              <w:t>Services Provided:</w:t>
            </w:r>
            <w:r w:rsidRPr="00D905DD">
              <w:rPr>
                <w:rFonts w:ascii="Times New Roman" w:hAnsi="Times New Roman" w:eastAsia="Calibri" w:cs="Times New Roman"/>
              </w:rPr>
              <w:t xml:space="preserve"> vTech delivered a </w:t>
            </w:r>
            <w:r w:rsidRPr="00D905DD">
              <w:rPr>
                <w:rFonts w:ascii="Times New Roman" w:hAnsi="Times New Roman" w:eastAsia="Calibri" w:cs="Times New Roman"/>
                <w:bCs/>
              </w:rPr>
              <w:t>Web-based Economic Development and Strategic Planning Platform</w:t>
            </w:r>
            <w:r w:rsidRPr="00D905DD">
              <w:rPr>
                <w:rFonts w:ascii="Times New Roman" w:hAnsi="Times New Roman" w:eastAsia="Calibri" w:cs="Times New Roman"/>
              </w:rPr>
              <w:t xml:space="preserve"> for OPPE, aimed at bolstering USDA's capacity for fostering public and private partnerships. The platform focused on providing education and resources to promote hope, opportunity, wealth creation, and asset building in rural and underserved communities. Our seasoned Drupal website development team meticulously addressed USDA's requirements outlined in the PWS, with regards to creating a new website or refreshing an existing one.</w:t>
            </w:r>
            <w:r w:rsidRPr="00D905DD">
              <w:rPr>
                <w:rFonts w:ascii="Times New Roman" w:hAnsi="Times New Roman" w:eastAsia="Calibri" w:cs="Times New Roman"/>
                <w:b/>
                <w:bCs/>
                <w:color w:val="0F4761" w:themeColor="accent1" w:themeShade="BF"/>
              </w:rPr>
              <w:t xml:space="preserve"> </w:t>
            </w:r>
            <w:r w:rsidRPr="00D905DD">
              <w:rPr>
                <w:rFonts w:ascii="Times New Roman" w:hAnsi="Times New Roman" w:eastAsia="Calibri" w:cs="Times New Roman"/>
              </w:rPr>
              <w:t>We efficiently developed, customized, and migrated large-scale applications to Drupal within the allocated budget and timeline adhering to USDA's stringent schedule. With an Agile development approach,</w:t>
            </w:r>
            <w:r w:rsidRPr="00D905DD">
              <w:rPr>
                <w:rFonts w:ascii="Times New Roman" w:hAnsi="Times New Roman" w:eastAsia="Calibri" w:cs="Times New Roman"/>
                <w:vertAlign w:val="superscript"/>
              </w:rPr>
              <w:t xml:space="preserve"> </w:t>
            </w:r>
            <w:r w:rsidRPr="00D905DD">
              <w:rPr>
                <w:rFonts w:ascii="Times New Roman" w:hAnsi="Times New Roman" w:eastAsia="Calibri" w:cs="Times New Roman"/>
              </w:rPr>
              <w:t xml:space="preserve">our Drupal developers crafted innovative web solutions that aligned with user, business, and industry needs, as well as the specific requirements of the agency. Additionally, comprehensive documentation was prepared at each project stage to facilitate a seamless transition for USDA teams. Team vTech conducted a thorough evaluation of requirements, ensuring the timely delivery of a </w:t>
            </w:r>
            <w:r w:rsidRPr="00D905DD">
              <w:rPr>
                <w:rFonts w:ascii="Times New Roman" w:hAnsi="Times New Roman" w:eastAsia="Calibri" w:cs="Times New Roman"/>
                <w:b/>
                <w:bCs/>
              </w:rPr>
              <w:t>Drupal website solution</w:t>
            </w:r>
            <w:r w:rsidRPr="00D905DD">
              <w:rPr>
                <w:rFonts w:ascii="Times New Roman" w:hAnsi="Times New Roman" w:eastAsia="Calibri" w:cs="Times New Roman"/>
              </w:rPr>
              <w:t xml:space="preserve"> that perfectly met USDA's goals in terms of functionality and mobile readiness. </w:t>
            </w:r>
          </w:p>
          <w:p w:rsidRPr="00D905DD" w:rsidR="00666508" w:rsidP="00BD2502" w:rsidRDefault="00666508" w14:paraId="238C994B" w14:textId="77777777">
            <w:pPr>
              <w:rPr>
                <w:rFonts w:ascii="Times New Roman" w:hAnsi="Times New Roman" w:eastAsia="Calibri" w:cs="Times New Roman"/>
              </w:rPr>
            </w:pPr>
            <w:r w:rsidRPr="00D905DD">
              <w:rPr>
                <w:rFonts w:ascii="Times New Roman" w:hAnsi="Times New Roman" w:eastAsia="Calibri" w:cs="Times New Roman"/>
                <w:b/>
                <w:bCs/>
              </w:rPr>
              <w:t>Key features of vTech’s solutions and services include the following:</w:t>
            </w:r>
          </w:p>
          <w:p w:rsidRPr="00D905DD" w:rsidR="00666508" w:rsidP="00666508" w:rsidRDefault="00666508" w14:paraId="63E18844" w14:textId="77777777">
            <w:pPr>
              <w:pStyle w:val="ListParagraph"/>
              <w:numPr>
                <w:ilvl w:val="0"/>
                <w:numId w:val="1"/>
              </w:numPr>
              <w:spacing w:before="60" w:after="144" w:afterLines="60"/>
              <w:rPr>
                <w:rFonts w:ascii="Times New Roman" w:hAnsi="Times New Roman" w:eastAsia="Calibri" w:cs="Times New Roman"/>
                <w:bCs/>
              </w:rPr>
            </w:pPr>
            <w:r w:rsidRPr="00D905DD">
              <w:rPr>
                <w:rFonts w:ascii="Times New Roman" w:hAnsi="Times New Roman" w:eastAsia="Calibri" w:cs="Times New Roman"/>
                <w:b/>
                <w:i/>
                <w:iCs/>
              </w:rPr>
              <w:t xml:space="preserve">Cloud Support - </w:t>
            </w:r>
            <w:r w:rsidRPr="00D905DD">
              <w:rPr>
                <w:rFonts w:ascii="Times New Roman" w:hAnsi="Times New Roman" w:eastAsia="Calibri" w:cs="Times New Roman"/>
                <w:bCs/>
              </w:rPr>
              <w:t>We successfully implemented the Web-based Economic Development and Strategic Planning Platform on Microsoft Azure, providing continuous support for cloud hosting solutions. Our team conducted a thorough business readiness assessment, determining the optimal method for replicating the workforce IT infrastructure on Microsoft Azure. This assessment encompassed a gap analysis, consideration of Recovery Time Objective (RTO) and Recovery Point Objective (RPO) requirements, and an analysis of the existing network's bandwidth usage.</w:t>
            </w:r>
          </w:p>
          <w:p w:rsidRPr="00D905DD" w:rsidR="00666508" w:rsidP="00666508" w:rsidRDefault="00666508" w14:paraId="5E35977B" w14:textId="77777777">
            <w:pPr>
              <w:pStyle w:val="ListParagraph"/>
              <w:numPr>
                <w:ilvl w:val="0"/>
                <w:numId w:val="1"/>
              </w:numPr>
              <w:spacing w:before="60" w:after="144" w:afterLines="60"/>
              <w:rPr>
                <w:rFonts w:ascii="Times New Roman" w:hAnsi="Times New Roman" w:eastAsia="Calibri" w:cs="Times New Roman"/>
                <w:bCs/>
              </w:rPr>
            </w:pPr>
            <w:r w:rsidRPr="00D905DD">
              <w:rPr>
                <w:rFonts w:ascii="Times New Roman" w:hAnsi="Times New Roman" w:eastAsia="Calibri" w:cs="Times New Roman"/>
                <w:b/>
                <w:i/>
                <w:iCs/>
              </w:rPr>
              <w:t>Registration and Profile Management -</w:t>
            </w:r>
            <w:r w:rsidRPr="00D905DD">
              <w:rPr>
                <w:rFonts w:ascii="Times New Roman" w:hAnsi="Times New Roman" w:eastAsia="Calibri" w:cs="Times New Roman"/>
                <w:b/>
              </w:rPr>
              <w:t xml:space="preserve"> </w:t>
            </w:r>
            <w:r w:rsidRPr="00D905DD">
              <w:rPr>
                <w:rFonts w:ascii="Times New Roman" w:hAnsi="Times New Roman" w:eastAsia="Calibri" w:cs="Times New Roman"/>
                <w:bCs/>
              </w:rPr>
              <w:t xml:space="preserve">We developed a centralized profile management system for OPPE communities and partners, storing crucial profile information and facilitating its prompt delivery to </w:t>
            </w:r>
            <w:r w:rsidRPr="00D905DD">
              <w:rPr>
                <w:rFonts w:ascii="Times New Roman" w:hAnsi="Times New Roman" w:eastAsia="Calibri" w:cs="Times New Roman"/>
              </w:rPr>
              <w:t>end-users</w:t>
            </w:r>
            <w:r w:rsidRPr="00D905DD">
              <w:rPr>
                <w:rFonts w:ascii="Times New Roman" w:hAnsi="Times New Roman" w:eastAsia="Calibri" w:cs="Times New Roman"/>
                <w:bCs/>
              </w:rPr>
              <w:t xml:space="preserve"> nationwide</w:t>
            </w:r>
            <w:r w:rsidRPr="00D905DD">
              <w:rPr>
                <w:rFonts w:ascii="Times New Roman" w:hAnsi="Times New Roman" w:eastAsia="Calibri" w:cs="Times New Roman"/>
              </w:rPr>
              <w:t>,</w:t>
            </w:r>
            <w:r w:rsidRPr="00D905DD">
              <w:rPr>
                <w:rFonts w:ascii="Times New Roman" w:hAnsi="Times New Roman" w:eastAsia="Calibri" w:cs="Times New Roman"/>
                <w:bCs/>
              </w:rPr>
              <w:t xml:space="preserve"> upon request. The system incorporated features such as failure recovery, migration support, and Key Performance Indicator (KPI) improvement capabilities.</w:t>
            </w:r>
          </w:p>
          <w:p w:rsidRPr="00D905DD" w:rsidR="00666508" w:rsidP="00666508" w:rsidRDefault="00666508" w14:paraId="49013069" w14:textId="77777777">
            <w:pPr>
              <w:pStyle w:val="ListParagraph"/>
              <w:numPr>
                <w:ilvl w:val="0"/>
                <w:numId w:val="1"/>
              </w:numPr>
              <w:spacing w:before="60" w:after="144" w:afterLines="60"/>
              <w:rPr>
                <w:rFonts w:ascii="Times New Roman" w:hAnsi="Times New Roman" w:eastAsia="Calibri" w:cs="Times New Roman"/>
                <w:bCs/>
              </w:rPr>
            </w:pPr>
            <w:r w:rsidRPr="00D905DD">
              <w:rPr>
                <w:rFonts w:ascii="Times New Roman" w:hAnsi="Times New Roman" w:eastAsia="Calibri" w:cs="Times New Roman"/>
                <w:b/>
                <w:i/>
                <w:iCs/>
              </w:rPr>
              <w:t>Tiered Access Management -</w:t>
            </w:r>
            <w:r w:rsidRPr="00D905DD">
              <w:rPr>
                <w:rFonts w:ascii="Times New Roman" w:hAnsi="Times New Roman" w:eastAsia="Calibri" w:cs="Times New Roman"/>
                <w:bCs/>
                <w:i/>
                <w:iCs/>
              </w:rPr>
              <w:t xml:space="preserve"> </w:t>
            </w:r>
            <w:r w:rsidRPr="00D905DD">
              <w:rPr>
                <w:rFonts w:ascii="Times New Roman" w:hAnsi="Times New Roman" w:eastAsia="Calibri" w:cs="Times New Roman"/>
                <w:bCs/>
              </w:rPr>
              <w:t>We proposed a three-tiered administrative model</w:t>
            </w:r>
            <w:r w:rsidRPr="00D905DD">
              <w:rPr>
                <w:rFonts w:ascii="Times New Roman" w:hAnsi="Times New Roman" w:eastAsia="Calibri" w:cs="Times New Roman"/>
                <w:bCs/>
                <w:color w:val="0F4761" w:themeColor="accent1" w:themeShade="BF"/>
              </w:rPr>
              <w:t xml:space="preserve"> </w:t>
            </w:r>
            <w:r w:rsidRPr="00D905DD">
              <w:rPr>
                <w:rFonts w:ascii="Times New Roman" w:hAnsi="Times New Roman" w:eastAsia="Calibri" w:cs="Times New Roman"/>
                <w:bCs/>
              </w:rPr>
              <w:t xml:space="preserve">for privileged credentials. The highest level, Tier 0, encompassed the Domain Controller, holding privileged accounts, groups, devices, and domains capable of managing all domains. Tier 0 Administrators had interactive access to Tier 0 devices and could oversee all tiers and assets. Tier 1 included domain member servers and applications, while Tier 2 was designated for </w:t>
            </w:r>
            <w:r w:rsidRPr="00D905DD">
              <w:rPr>
                <w:rFonts w:ascii="Times New Roman" w:hAnsi="Times New Roman" w:eastAsia="Calibri" w:cs="Times New Roman"/>
              </w:rPr>
              <w:t>end-users</w:t>
            </w:r>
            <w:r w:rsidRPr="00D905DD">
              <w:rPr>
                <w:rFonts w:ascii="Times New Roman" w:hAnsi="Times New Roman" w:eastAsia="Calibri" w:cs="Times New Roman"/>
                <w:bCs/>
              </w:rPr>
              <w:t>. This three-tiered structure facilitated access for USDA customers and personnel, enabling collaboration with communities on asset mapping and strategic planning.</w:t>
            </w:r>
          </w:p>
          <w:p w:rsidRPr="00D905DD" w:rsidR="00666508" w:rsidP="00666508" w:rsidRDefault="00666508" w14:paraId="4DAB071B" w14:textId="77777777">
            <w:pPr>
              <w:pStyle w:val="ListParagraph"/>
              <w:numPr>
                <w:ilvl w:val="0"/>
                <w:numId w:val="1"/>
              </w:numPr>
              <w:spacing w:before="60" w:after="144" w:afterLines="60"/>
              <w:rPr>
                <w:rFonts w:ascii="Times New Roman" w:hAnsi="Times New Roman" w:eastAsia="Calibri" w:cs="Times New Roman"/>
                <w:bCs/>
              </w:rPr>
            </w:pPr>
            <w:r w:rsidRPr="00D905DD">
              <w:rPr>
                <w:rFonts w:ascii="Times New Roman" w:hAnsi="Times New Roman" w:eastAsia="Calibri" w:cs="Times New Roman"/>
                <w:b/>
                <w:i/>
                <w:iCs/>
              </w:rPr>
              <w:lastRenderedPageBreak/>
              <w:t xml:space="preserve">Automation of Tasks – </w:t>
            </w:r>
            <w:r w:rsidRPr="00D905DD">
              <w:rPr>
                <w:rFonts w:ascii="Times New Roman" w:hAnsi="Times New Roman" w:eastAsia="Calibri" w:cs="Times New Roman"/>
                <w:bCs/>
              </w:rPr>
              <w:t>We enabled Auto Recommendations by drawing on our Artificial Intelligence (AI) and Machine Learning capabilities. By doing so, we delivered personalized recommendations tailored to the preferences and tastes of all partners across all touchpoints. With this support, OPPE managed the platform's day-to-day operations and made recommendations to strengthen components of the USDA community.</w:t>
            </w:r>
          </w:p>
          <w:p w:rsidRPr="00D905DD" w:rsidR="00666508" w:rsidP="00666508" w:rsidRDefault="00666508" w14:paraId="353C8448" w14:textId="77777777">
            <w:pPr>
              <w:pStyle w:val="ListParagraph"/>
              <w:numPr>
                <w:ilvl w:val="0"/>
                <w:numId w:val="1"/>
              </w:numPr>
              <w:spacing w:before="60" w:after="144" w:afterLines="60"/>
              <w:rPr>
                <w:rFonts w:ascii="Times New Roman" w:hAnsi="Times New Roman" w:eastAsia="Calibri" w:cs="Times New Roman"/>
                <w:bCs/>
              </w:rPr>
            </w:pPr>
            <w:r w:rsidRPr="00D905DD">
              <w:rPr>
                <w:rFonts w:ascii="Times New Roman" w:hAnsi="Times New Roman" w:eastAsia="Calibri" w:cs="Times New Roman"/>
                <w:b/>
                <w:i/>
                <w:iCs/>
              </w:rPr>
              <w:t>AI Chatbots -</w:t>
            </w:r>
            <w:r w:rsidRPr="00D905DD">
              <w:rPr>
                <w:rFonts w:ascii="Times New Roman" w:hAnsi="Times New Roman" w:eastAsia="Calibri" w:cs="Times New Roman"/>
                <w:bCs/>
                <w:i/>
                <w:iCs/>
              </w:rPr>
              <w:t xml:space="preserve"> </w:t>
            </w:r>
            <w:r w:rsidRPr="00D905DD">
              <w:rPr>
                <w:rFonts w:ascii="Times New Roman" w:hAnsi="Times New Roman" w:eastAsia="Calibri" w:cs="Times New Roman"/>
                <w:bCs/>
              </w:rPr>
              <w:t>USDA has incorporated opportunity zones to attract enduring investments into low-income communities, fostering economic activity and job creation. OPPE employed its website as the focal point for a cross-departmental initiative concentrating on outreach, capacity building, and technical assistance. The initiative aimed t</w:t>
            </w:r>
            <w:r w:rsidRPr="00D905DD">
              <w:rPr>
                <w:rFonts w:ascii="Times New Roman" w:hAnsi="Times New Roman" w:eastAsia="Calibri" w:cs="Times New Roman"/>
              </w:rPr>
              <w:t>o</w:t>
            </w:r>
            <w:r w:rsidRPr="00D905DD">
              <w:rPr>
                <w:rFonts w:ascii="Times New Roman" w:hAnsi="Times New Roman" w:eastAsia="Calibri" w:cs="Times New Roman"/>
                <w:bCs/>
              </w:rPr>
              <w:t xml:space="preserve"> bolster economic and project development in rural and underserved communities. To address capacity limitations, a strategic emphasis was placed on functional skill development, encompassing asset mapping, strategic planning, and coalition building. Additionally, automated tools were deployed to assess and enhance the website's accessibility. vTech’s Managed Security Services delivered end-to-end cybersecurity solutions that took a preventive security approach rather than a traditional detect-and-respond methodology. For OPPE, we </w:t>
            </w:r>
            <w:r w:rsidRPr="00D905DD">
              <w:rPr>
                <w:rFonts w:ascii="Times New Roman" w:hAnsi="Times New Roman" w:eastAsia="Calibri" w:cs="Times New Roman"/>
              </w:rPr>
              <w:t>used</w:t>
            </w:r>
            <w:r w:rsidRPr="00D905DD">
              <w:rPr>
                <w:rFonts w:ascii="Times New Roman" w:hAnsi="Times New Roman" w:eastAsia="Calibri" w:cs="Times New Roman"/>
                <w:bCs/>
              </w:rPr>
              <w:t xml:space="preserve"> a stack of leading security technologies to protect network, cloud, mobile</w:t>
            </w:r>
            <w:r w:rsidRPr="00D905DD">
              <w:rPr>
                <w:rFonts w:ascii="Times New Roman" w:hAnsi="Times New Roman" w:eastAsia="Calibri" w:cs="Times New Roman"/>
              </w:rPr>
              <w:t>,</w:t>
            </w:r>
            <w:r w:rsidRPr="00D905DD">
              <w:rPr>
                <w:rFonts w:ascii="Times New Roman" w:hAnsi="Times New Roman" w:eastAsia="Calibri" w:cs="Times New Roman"/>
                <w:bCs/>
              </w:rPr>
              <w:t xml:space="preserve"> and enterprise applications against zero-day threats with 24×7 monitoring and proactive threat management.</w:t>
            </w:r>
          </w:p>
          <w:p w:rsidRPr="00D905DD" w:rsidR="00666508" w:rsidP="00BD2502" w:rsidRDefault="00666508" w14:paraId="6DAB8017" w14:textId="77777777">
            <w:pPr>
              <w:rPr>
                <w:rFonts w:ascii="Times New Roman" w:hAnsi="Times New Roman" w:cs="Times New Roman"/>
              </w:rPr>
            </w:pPr>
            <w:r w:rsidRPr="00D905DD">
              <w:rPr>
                <w:rFonts w:ascii="Times New Roman" w:hAnsi="Times New Roman" w:eastAsia="Calibri" w:cs="Times New Roman"/>
                <w:b/>
                <w:color w:val="0F4761" w:themeColor="accent1" w:themeShade="BF"/>
              </w:rPr>
              <w:t xml:space="preserve">Results: </w:t>
            </w:r>
            <w:r w:rsidRPr="00D905DD">
              <w:rPr>
                <w:rFonts w:ascii="Times New Roman" w:hAnsi="Times New Roman" w:cs="Times New Roman"/>
              </w:rPr>
              <w:t xml:space="preserve"> We developed a Web-Based Economic Development and Strategic Planning Platform for USDA OPPE, addressing the need for a contemporary customer service platform with features like peer-to-peer communication and networking tools. Our team was able to work in a challenging environment with changing priorities and assignments. Because the project was extended and a quick turnaround was required, we used a flexible development method combined with security services to create a web platform for USDA OPPE. This approach saved money, helped us use resources wisely, and allowed for ongoing improvements.</w:t>
            </w:r>
          </w:p>
          <w:p w:rsidRPr="00D905DD" w:rsidR="00666508" w:rsidP="00BD2502" w:rsidRDefault="00666508" w14:paraId="675DEC90" w14:textId="77777777">
            <w:pPr>
              <w:rPr>
                <w:rFonts w:ascii="Times New Roman" w:hAnsi="Times New Roman" w:cs="Times New Roman"/>
              </w:rPr>
            </w:pPr>
          </w:p>
        </w:tc>
      </w:tr>
      <w:tr w:rsidRPr="00D905DD" w:rsidR="00666508" w:rsidTr="766FCDF1" w14:paraId="46CD0A10" w14:textId="77777777">
        <w:trPr>
          <w:trHeight w:val="300"/>
        </w:trPr>
        <w:tc>
          <w:tcPr>
            <w:tcW w:w="9345" w:type="dxa"/>
            <w:gridSpan w:val="2"/>
            <w:shd w:val="clear" w:color="auto" w:fill="C1E4F5" w:themeFill="accent1" w:themeFillTint="33"/>
            <w:tcMar/>
          </w:tcPr>
          <w:p w:rsidRPr="00D905DD" w:rsidR="00666508" w:rsidP="00BD2502" w:rsidRDefault="00666508" w14:paraId="285E5AC5" w14:textId="77777777">
            <w:pPr>
              <w:jc w:val="center"/>
              <w:rPr>
                <w:rFonts w:ascii="Times New Roman" w:hAnsi="Times New Roman" w:cs="Times New Roman"/>
                <w:b/>
              </w:rPr>
            </w:pPr>
            <w:r w:rsidRPr="00D905DD">
              <w:rPr>
                <w:rFonts w:ascii="Times New Roman" w:hAnsi="Times New Roman" w:cs="Times New Roman"/>
                <w:b/>
                <w:bCs/>
              </w:rPr>
              <w:lastRenderedPageBreak/>
              <w:t>Relevance to Proposed Scope</w:t>
            </w:r>
          </w:p>
        </w:tc>
      </w:tr>
      <w:tr w:rsidRPr="00D905DD" w:rsidR="00666508" w:rsidTr="766FCDF1" w14:paraId="072DEA72" w14:textId="77777777">
        <w:trPr>
          <w:trHeight w:val="300"/>
        </w:trPr>
        <w:tc>
          <w:tcPr>
            <w:tcW w:w="9345" w:type="dxa"/>
            <w:gridSpan w:val="2"/>
            <w:tcMar/>
          </w:tcPr>
          <w:p w:rsidRPr="00D905DD" w:rsidR="00666508" w:rsidP="00BD2502" w:rsidRDefault="00666508" w14:paraId="4307E121" w14:textId="77777777">
            <w:pPr>
              <w:rPr>
                <w:rFonts w:ascii="Times New Roman" w:hAnsi="Times New Roman" w:cs="Times New Roman"/>
              </w:rPr>
            </w:pPr>
          </w:p>
          <w:p w:rsidRPr="00D905DD" w:rsidR="00666508" w:rsidP="00BD2502" w:rsidRDefault="00666508" w14:paraId="63491EC2" w14:textId="43F39AD2">
            <w:pPr>
              <w:rPr>
                <w:rFonts w:ascii="Times New Roman" w:hAnsi="Times New Roman" w:cs="Times New Roman"/>
              </w:rPr>
            </w:pPr>
            <w:r w:rsidRPr="00D905DD">
              <w:rPr>
                <w:rFonts w:ascii="Times New Roman" w:hAnsi="Times New Roman" w:cs="Times New Roman"/>
              </w:rPr>
              <w:t>Services provided in this project included Drupal website development, Microsoft Azure cloud support, registration, profile management, discussion boards, tiered access, task automation, AI chatbots, and managed security.  These</w:t>
            </w:r>
            <w:r w:rsidRPr="00D905DD">
              <w:rPr>
                <w:rFonts w:ascii="Times New Roman" w:hAnsi="Times New Roman" w:eastAsia="Times New Roman" w:cs="Times New Roman"/>
                <w:color w:val="FF0000"/>
                <w:shd w:val="clear" w:color="auto" w:fill="FFFFFF"/>
              </w:rPr>
              <w:t xml:space="preserve"> </w:t>
            </w:r>
            <w:r w:rsidRPr="00D905DD">
              <w:rPr>
                <w:rFonts w:ascii="Times New Roman" w:hAnsi="Times New Roman" w:eastAsia="Times New Roman" w:cs="Times New Roman"/>
                <w:shd w:val="clear" w:color="auto" w:fill="FFFFFF"/>
              </w:rPr>
              <w:t>services match the scope of the proposed project in terms of</w:t>
            </w:r>
            <w:r w:rsidRPr="00D905DD">
              <w:rPr>
                <w:rFonts w:ascii="Times New Roman" w:hAnsi="Times New Roman" w:eastAsia="Times New Roman" w:cs="Times New Roman"/>
                <w:color w:val="FF0000"/>
                <w:shd w:val="clear" w:color="auto" w:fill="FFFFFF"/>
              </w:rPr>
              <w:t xml:space="preserve"> {insert two or three services the client needs that were provided to USDA OPPE in this past performance, e.g. application development and cloud support}</w:t>
            </w:r>
            <w:r w:rsidRPr="00D905DD">
              <w:rPr>
                <w:rFonts w:ascii="Times New Roman" w:hAnsi="Times New Roman" w:eastAsia="Times New Roman" w:cs="Times New Roman"/>
                <w:shd w:val="clear" w:color="auto" w:fill="FFFFFF"/>
              </w:rPr>
              <w:t>.</w:t>
            </w:r>
          </w:p>
        </w:tc>
      </w:tr>
    </w:tbl>
    <w:p w:rsidR="003F2D8F" w:rsidP="00666508" w:rsidRDefault="003F2D8F" w14:paraId="04813895" w14:textId="77777777">
      <w:pPr>
        <w:pStyle w:val="Heading3"/>
        <w:spacing w:after="120" w:line="240" w:lineRule="auto"/>
        <w:rPr>
          <w:rFonts w:ascii="Times New Roman" w:hAnsi="Times New Roman" w:cs="Times New Roman"/>
          <w:b/>
          <w:bCs/>
          <w:sz w:val="22"/>
          <w:szCs w:val="22"/>
          <w:lang w:val="en-IN" w:eastAsia="en-IN"/>
        </w:rPr>
      </w:pPr>
      <w:bookmarkStart w:name="_Toc160449468" w:id="4"/>
    </w:p>
    <w:p w:rsidR="003F2D8F" w:rsidRDefault="003F2D8F" w14:paraId="636F3B10" w14:textId="77777777">
      <w:pPr>
        <w:rPr>
          <w:rFonts w:ascii="Times New Roman" w:hAnsi="Times New Roman" w:cs="Times New Roman" w:eastAsiaTheme="majorEastAsia"/>
          <w:b/>
          <w:bCs/>
          <w:color w:val="0F4761" w:themeColor="accent1" w:themeShade="BF"/>
          <w:sz w:val="22"/>
          <w:szCs w:val="22"/>
          <w:lang w:val="en-IN" w:eastAsia="en-IN"/>
        </w:rPr>
      </w:pPr>
      <w:r>
        <w:rPr>
          <w:rFonts w:ascii="Times New Roman" w:hAnsi="Times New Roman" w:cs="Times New Roman"/>
          <w:b/>
          <w:bCs/>
          <w:sz w:val="22"/>
          <w:szCs w:val="22"/>
          <w:lang w:val="en-IN" w:eastAsia="en-IN"/>
        </w:rPr>
        <w:br w:type="page"/>
      </w:r>
    </w:p>
    <w:p w:rsidRPr="00D905DD" w:rsidR="00666508" w:rsidP="00666508" w:rsidRDefault="008A6ECE" w14:paraId="1121807A" w14:textId="6C646B24">
      <w:pPr>
        <w:pStyle w:val="Heading3"/>
        <w:spacing w:after="120" w:line="240" w:lineRule="auto"/>
        <w:rPr>
          <w:rFonts w:ascii="Times New Roman" w:hAnsi="Times New Roman" w:cs="Times New Roman"/>
          <w:b/>
          <w:bCs/>
          <w:sz w:val="22"/>
          <w:szCs w:val="22"/>
          <w:lang w:val="en-IN" w:eastAsia="en-IN"/>
        </w:rPr>
      </w:pPr>
      <w:bookmarkStart w:name="_Toc161139469" w:id="5"/>
      <w:r w:rsidRPr="00D905DD">
        <w:rPr>
          <w:rFonts w:ascii="Times New Roman" w:hAnsi="Times New Roman" w:cs="Times New Roman"/>
          <w:b/>
          <w:bCs/>
          <w:sz w:val="22"/>
          <w:szCs w:val="22"/>
          <w:lang w:val="en-IN" w:eastAsia="en-IN"/>
        </w:rPr>
        <w:lastRenderedPageBreak/>
        <w:t>1</w:t>
      </w:r>
      <w:r w:rsidRPr="00D905DD" w:rsidR="00666508">
        <w:rPr>
          <w:rFonts w:ascii="Times New Roman" w:hAnsi="Times New Roman" w:cs="Times New Roman"/>
          <w:b/>
          <w:bCs/>
          <w:sz w:val="22"/>
          <w:szCs w:val="22"/>
          <w:lang w:val="en-IN" w:eastAsia="en-IN"/>
        </w:rPr>
        <w:t>.1.1 CPARS: USDA OPPE</w:t>
      </w:r>
      <w:bookmarkEnd w:id="4"/>
      <w:bookmarkEnd w:id="5"/>
    </w:p>
    <w:tbl>
      <w:tblPr>
        <w:tblStyle w:val="TableGrid"/>
        <w:tblW w:w="0" w:type="auto"/>
        <w:tblLook w:val="04A0" w:firstRow="1" w:lastRow="0" w:firstColumn="1" w:lastColumn="0" w:noHBand="0" w:noVBand="1"/>
      </w:tblPr>
      <w:tblGrid>
        <w:gridCol w:w="9350"/>
      </w:tblGrid>
      <w:tr w:rsidRPr="00D905DD" w:rsidR="00666508" w:rsidTr="00BD2502" w14:paraId="3DE9595E" w14:textId="77777777">
        <w:tc>
          <w:tcPr>
            <w:tcW w:w="9350" w:type="dxa"/>
            <w:shd w:val="clear" w:color="auto" w:fill="C1E4F5" w:themeFill="accent1" w:themeFillTint="33"/>
          </w:tcPr>
          <w:p w:rsidRPr="00D905DD" w:rsidR="00666508" w:rsidP="00BD2502" w:rsidRDefault="00666508" w14:paraId="4D4A7EA5" w14:textId="77777777">
            <w:pPr>
              <w:jc w:val="center"/>
              <w:rPr>
                <w:rFonts w:ascii="Times New Roman" w:hAnsi="Times New Roman" w:cs="Times New Roman"/>
                <w:b/>
                <w:bCs/>
              </w:rPr>
            </w:pPr>
            <w:r w:rsidRPr="00D905DD">
              <w:rPr>
                <w:rFonts w:ascii="Times New Roman" w:hAnsi="Times New Roman" w:cs="Times New Roman"/>
                <w:b/>
                <w:bCs/>
              </w:rPr>
              <w:t>CPARS: Web-based Economic Development &amp; Strategic Planning Platform</w:t>
            </w:r>
          </w:p>
        </w:tc>
      </w:tr>
      <w:tr w:rsidRPr="00D905DD" w:rsidR="00666508" w:rsidTr="00BD2502" w14:paraId="05DB4A5A" w14:textId="77777777">
        <w:tc>
          <w:tcPr>
            <w:tcW w:w="9350" w:type="dxa"/>
          </w:tcPr>
          <w:p w:rsidRPr="00D905DD" w:rsidR="00666508" w:rsidP="00BD2502" w:rsidRDefault="00666508" w14:paraId="3C165001" w14:textId="77777777">
            <w:pPr>
              <w:rPr>
                <w:rFonts w:ascii="Times New Roman" w:hAnsi="Times New Roman" w:cs="Times New Roman"/>
                <w:noProof/>
              </w:rPr>
            </w:pPr>
            <w:r w:rsidRPr="00D905DD">
              <w:rPr>
                <w:rFonts w:ascii="Times New Roman" w:hAnsi="Times New Roman" w:cs="Times New Roman"/>
                <w:noProof/>
              </w:rPr>
              <w:drawing>
                <wp:inline distT="0" distB="0" distL="0" distR="0" wp14:anchorId="7F4A88F6" wp14:editId="69753250">
                  <wp:extent cx="5197643" cy="4956691"/>
                  <wp:effectExtent l="0" t="0" r="3175" b="0"/>
                  <wp:docPr id="1372518426" name="Picture 1372518426" descr="A screenshot of a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8426" name="Picture 1372518426" descr="A screenshot of a report&#10;&#10;Description automatically generated"/>
                          <pic:cNvPicPr/>
                        </pic:nvPicPr>
                        <pic:blipFill rotWithShape="1">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l="2" t="-3563" r="34432" b="1125"/>
                          <a:stretch/>
                        </pic:blipFill>
                        <pic:spPr bwMode="auto">
                          <a:xfrm>
                            <a:off x="0" y="0"/>
                            <a:ext cx="5293885" cy="5048472"/>
                          </a:xfrm>
                          <a:prstGeom prst="rect">
                            <a:avLst/>
                          </a:prstGeom>
                          <a:ln>
                            <a:noFill/>
                          </a:ln>
                          <a:extLst>
                            <a:ext uri="{53640926-AAD7-44D8-BBD7-CCE9431645EC}">
                              <a14:shadowObscured xmlns:a14="http://schemas.microsoft.com/office/drawing/2010/main"/>
                            </a:ext>
                          </a:extLst>
                        </pic:spPr>
                      </pic:pic>
                    </a:graphicData>
                  </a:graphic>
                </wp:inline>
              </w:drawing>
            </w:r>
          </w:p>
          <w:p w:rsidRPr="00D905DD" w:rsidR="00666508" w:rsidP="00BD2502" w:rsidRDefault="00666508" w14:paraId="3F07FC92" w14:textId="77777777">
            <w:pPr>
              <w:jc w:val="center"/>
              <w:rPr>
                <w:rFonts w:ascii="Times New Roman" w:hAnsi="Times New Roman" w:cs="Times New Roman"/>
                <w:noProof/>
              </w:rPr>
            </w:pPr>
          </w:p>
          <w:p w:rsidRPr="00D905DD" w:rsidR="00666508" w:rsidP="00BD2502" w:rsidRDefault="00666508" w14:paraId="30714E72" w14:textId="77777777">
            <w:pPr>
              <w:rPr>
                <w:rFonts w:ascii="Times New Roman" w:hAnsi="Times New Roman" w:cs="Times New Roman"/>
              </w:rPr>
            </w:pPr>
          </w:p>
        </w:tc>
      </w:tr>
      <w:tr w:rsidRPr="00D905DD" w:rsidR="00666508" w:rsidTr="00BD2502" w14:paraId="0C520A7A" w14:textId="77777777">
        <w:tc>
          <w:tcPr>
            <w:tcW w:w="9350" w:type="dxa"/>
          </w:tcPr>
          <w:p w:rsidRPr="00D905DD" w:rsidR="00666508" w:rsidP="00BD2502" w:rsidRDefault="00666508" w14:paraId="48C0177E" w14:textId="77777777">
            <w:pPr>
              <w:rPr>
                <w:rFonts w:ascii="Times New Roman" w:hAnsi="Times New Roman" w:cs="Times New Roman"/>
              </w:rPr>
            </w:pPr>
            <w:r w:rsidRPr="00D905DD">
              <w:rPr>
                <w:rFonts w:ascii="Times New Roman" w:hAnsi="Times New Roman" w:cs="Times New Roman"/>
                <w:noProof/>
              </w:rPr>
              <w:lastRenderedPageBreak/>
              <w:drawing>
                <wp:inline distT="0" distB="0" distL="0" distR="0" wp14:anchorId="50180519" wp14:editId="44886859">
                  <wp:extent cx="5833380" cy="4818185"/>
                  <wp:effectExtent l="0" t="0" r="0" b="1905"/>
                  <wp:docPr id="1608431036" name="Picture 1608431036"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31036" name="Picture 1608431036" descr="A screenshot of a document&#10;&#10;Description automatically generated"/>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l="938" r="4250"/>
                          <a:stretch/>
                        </pic:blipFill>
                        <pic:spPr bwMode="auto">
                          <a:xfrm>
                            <a:off x="0" y="0"/>
                            <a:ext cx="5868467" cy="4847166"/>
                          </a:xfrm>
                          <a:prstGeom prst="rect">
                            <a:avLst/>
                          </a:prstGeom>
                          <a:ln>
                            <a:noFill/>
                          </a:ln>
                          <a:extLst>
                            <a:ext uri="{53640926-AAD7-44D8-BBD7-CCE9431645EC}">
                              <a14:shadowObscured xmlns:a14="http://schemas.microsoft.com/office/drawing/2010/main"/>
                            </a:ext>
                          </a:extLst>
                        </pic:spPr>
                      </pic:pic>
                    </a:graphicData>
                  </a:graphic>
                </wp:inline>
              </w:drawing>
            </w:r>
          </w:p>
        </w:tc>
      </w:tr>
    </w:tbl>
    <w:p w:rsidRPr="00D905DD" w:rsidR="00666508" w:rsidP="00666508" w:rsidRDefault="00666508" w14:paraId="4268ABA8" w14:textId="77777777">
      <w:pPr>
        <w:spacing w:after="0" w:line="240" w:lineRule="auto"/>
        <w:textAlignment w:val="baseline"/>
        <w:rPr>
          <w:rFonts w:ascii="Times New Roman" w:hAnsi="Times New Roman" w:eastAsia="Times New Roman" w:cs="Times New Roman"/>
          <w:sz w:val="22"/>
          <w:szCs w:val="22"/>
          <w:lang w:val="en-IN" w:eastAsia="en-IN"/>
        </w:rPr>
      </w:pPr>
    </w:p>
    <w:p w:rsidRPr="00D905DD" w:rsidR="008A6ECE" w:rsidRDefault="008A6ECE" w14:paraId="62119C98" w14:textId="77777777">
      <w:pPr>
        <w:rPr>
          <w:rFonts w:ascii="Times New Roman" w:hAnsi="Times New Roman" w:cs="Times New Roman" w:eastAsiaTheme="majorEastAsia"/>
          <w:color w:val="0F4761" w:themeColor="accent1" w:themeShade="BF"/>
          <w:sz w:val="22"/>
          <w:szCs w:val="22"/>
        </w:rPr>
      </w:pPr>
      <w:bookmarkStart w:name="_Toc160449469" w:id="6"/>
      <w:r w:rsidRPr="00D905DD">
        <w:rPr>
          <w:rFonts w:ascii="Times New Roman" w:hAnsi="Times New Roman" w:cs="Times New Roman"/>
          <w:sz w:val="22"/>
          <w:szCs w:val="22"/>
        </w:rPr>
        <w:br w:type="page"/>
      </w:r>
    </w:p>
    <w:p w:rsidRPr="00D905DD" w:rsidR="00666508" w:rsidP="00666508" w:rsidRDefault="008A6ECE" w14:paraId="448E34DB" w14:textId="08E8B26C">
      <w:pPr>
        <w:pStyle w:val="Heading2"/>
        <w:spacing w:after="120" w:line="240" w:lineRule="auto"/>
        <w:rPr>
          <w:rFonts w:ascii="Times New Roman" w:hAnsi="Times New Roman" w:cs="Times New Roman"/>
          <w:b/>
          <w:bCs/>
          <w:sz w:val="24"/>
          <w:szCs w:val="24"/>
        </w:rPr>
      </w:pPr>
      <w:bookmarkStart w:name="_Toc161139470" w:id="7"/>
      <w:r w:rsidRPr="00D905DD">
        <w:rPr>
          <w:rFonts w:ascii="Times New Roman" w:hAnsi="Times New Roman" w:cs="Times New Roman"/>
          <w:b/>
          <w:bCs/>
          <w:sz w:val="24"/>
          <w:szCs w:val="24"/>
        </w:rPr>
        <w:lastRenderedPageBreak/>
        <w:t>1</w:t>
      </w:r>
      <w:r w:rsidRPr="00D905DD" w:rsidR="00666508">
        <w:rPr>
          <w:rFonts w:ascii="Times New Roman" w:hAnsi="Times New Roman" w:cs="Times New Roman"/>
          <w:b/>
          <w:bCs/>
          <w:sz w:val="24"/>
          <w:szCs w:val="24"/>
        </w:rPr>
        <w:t>.2 MD DHS: Agile Scrum Team Resources</w:t>
      </w:r>
      <w:bookmarkEnd w:id="6"/>
      <w:bookmarkEnd w:id="7"/>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92"/>
        <w:gridCol w:w="6652"/>
      </w:tblGrid>
      <w:tr w:rsidRPr="00D905DD" w:rsidR="00666508" w:rsidTr="00BD2502" w14:paraId="78F5D981" w14:textId="77777777">
        <w:trPr>
          <w:trHeight w:val="30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1E8E93D2"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Client Name</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5EC9A618" w14:textId="77777777">
            <w:pPr>
              <w:spacing w:after="0" w:line="240" w:lineRule="auto"/>
              <w:textAlignment w:val="baseline"/>
              <w:rPr>
                <w:rFonts w:ascii="Times New Roman" w:hAnsi="Times New Roman" w:eastAsia="Times New Roman" w:cs="Times New Roman"/>
                <w:color w:val="000000"/>
                <w:sz w:val="22"/>
                <w:szCs w:val="22"/>
              </w:rPr>
            </w:pPr>
            <w:r w:rsidRPr="00D905DD">
              <w:rPr>
                <w:rFonts w:ascii="Times New Roman" w:hAnsi="Times New Roman" w:eastAsia="Times New Roman" w:cs="Times New Roman"/>
                <w:sz w:val="22"/>
                <w:szCs w:val="22"/>
                <w:lang w:eastAsia="en-IN"/>
              </w:rPr>
              <w:t>Maryland Department of Human Services</w:t>
            </w:r>
            <w:r w:rsidRPr="00D905DD">
              <w:rPr>
                <w:rFonts w:ascii="Times New Roman" w:hAnsi="Times New Roman" w:eastAsia="Times New Roman" w:cs="Times New Roman"/>
                <w:sz w:val="22"/>
                <w:szCs w:val="22"/>
                <w:lang w:val="en-IN" w:eastAsia="en-IN"/>
              </w:rPr>
              <w:t> (DHS)</w:t>
            </w:r>
          </w:p>
        </w:tc>
      </w:tr>
      <w:tr w:rsidRPr="00D905DD" w:rsidR="00666508" w:rsidTr="00BD2502" w14:paraId="658DE9C8" w14:textId="77777777">
        <w:trPr>
          <w:trHeight w:val="30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0AA6348F"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Prime or Subcontractor</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253B0DD2" w14:textId="77777777">
            <w:pPr>
              <w:spacing w:after="0" w:line="240" w:lineRule="auto"/>
              <w:textAlignment w:val="baseline"/>
              <w:rPr>
                <w:rFonts w:ascii="Times New Roman" w:hAnsi="Times New Roman" w:eastAsia="Times New Roman" w:cs="Times New Roman"/>
                <w:color w:val="FF0000"/>
                <w:sz w:val="22"/>
                <w:szCs w:val="22"/>
              </w:rPr>
            </w:pPr>
            <w:r w:rsidRPr="00D905DD">
              <w:rPr>
                <w:rFonts w:ascii="Times New Roman" w:hAnsi="Times New Roman" w:eastAsia="Times New Roman" w:cs="Times New Roman"/>
                <w:sz w:val="22"/>
                <w:szCs w:val="22"/>
              </w:rPr>
              <w:t>Prime</w:t>
            </w:r>
          </w:p>
        </w:tc>
      </w:tr>
      <w:tr w:rsidRPr="00D905DD" w:rsidR="00666508" w:rsidTr="00BD2502" w14:paraId="4730D103" w14:textId="77777777">
        <w:trPr>
          <w:trHeight w:val="30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104E9C37"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Project Name</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32CB9571" w14:textId="77777777">
            <w:pPr>
              <w:spacing w:after="0" w:line="240" w:lineRule="auto"/>
              <w:textAlignment w:val="baseline"/>
              <w:rPr>
                <w:rFonts w:ascii="Times New Roman" w:hAnsi="Times New Roman" w:eastAsia="Times New Roman" w:cs="Times New Roman"/>
                <w:color w:val="000000"/>
                <w:sz w:val="22"/>
                <w:szCs w:val="22"/>
              </w:rPr>
            </w:pPr>
            <w:r w:rsidRPr="00D905DD">
              <w:rPr>
                <w:rFonts w:ascii="Times New Roman" w:hAnsi="Times New Roman" w:eastAsia="Times New Roman" w:cs="Times New Roman"/>
                <w:color w:val="000000"/>
                <w:sz w:val="22"/>
                <w:szCs w:val="22"/>
              </w:rPr>
              <w:t>Agile Scrum Team Resources</w:t>
            </w:r>
          </w:p>
        </w:tc>
      </w:tr>
      <w:tr w:rsidRPr="00D905DD" w:rsidR="00666508" w:rsidTr="00BD2502" w14:paraId="20CFE9BD" w14:textId="77777777">
        <w:trPr>
          <w:trHeight w:val="33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36CF4C70"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Period of Performance   </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49B43130" w14:textId="77777777">
            <w:pPr>
              <w:spacing w:after="0" w:line="240" w:lineRule="auto"/>
              <w:textAlignment w:val="baseline"/>
              <w:rPr>
                <w:rStyle w:val="ui-provider"/>
                <w:rFonts w:ascii="Times New Roman" w:hAnsi="Times New Roman" w:cs="Times New Roman"/>
                <w:color w:val="FF0000"/>
                <w:sz w:val="22"/>
                <w:szCs w:val="22"/>
              </w:rPr>
            </w:pPr>
            <w:r w:rsidRPr="00D905DD">
              <w:rPr>
                <w:rFonts w:ascii="Times New Roman" w:hAnsi="Times New Roman" w:eastAsia="Times New Roman" w:cs="Times New Roman"/>
                <w:sz w:val="22"/>
                <w:szCs w:val="22"/>
                <w:lang w:eastAsia="en-IN"/>
              </w:rPr>
              <w:t>4/28/2018 - to date</w:t>
            </w:r>
            <w:r w:rsidRPr="00D905DD">
              <w:rPr>
                <w:rFonts w:ascii="Times New Roman" w:hAnsi="Times New Roman" w:eastAsia="Times New Roman" w:cs="Times New Roman"/>
                <w:sz w:val="22"/>
                <w:szCs w:val="22"/>
                <w:lang w:val="en-IN" w:eastAsia="en-IN"/>
              </w:rPr>
              <w:t> </w:t>
            </w:r>
          </w:p>
        </w:tc>
      </w:tr>
      <w:tr w:rsidRPr="00D905DD" w:rsidR="00666508" w:rsidTr="00BD2502" w14:paraId="722DEC3B" w14:textId="77777777">
        <w:trPr>
          <w:trHeight w:val="33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hideMark/>
          </w:tcPr>
          <w:p w:rsidRPr="00D905DD" w:rsidR="00666508" w:rsidP="00BD2502" w:rsidRDefault="00666508" w14:paraId="6346AF54"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Contract Value </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29C12825" w14:textId="77777777">
            <w:pPr>
              <w:spacing w:after="0" w:line="240" w:lineRule="auto"/>
              <w:textAlignment w:val="baseline"/>
              <w:rPr>
                <w:rFonts w:ascii="Times New Roman" w:hAnsi="Times New Roman" w:eastAsia="Times New Roman" w:cs="Times New Roman"/>
                <w:sz w:val="22"/>
                <w:szCs w:val="22"/>
              </w:rPr>
            </w:pPr>
            <w:r w:rsidRPr="00D905DD">
              <w:rPr>
                <w:rFonts w:ascii="Times New Roman" w:hAnsi="Times New Roman" w:eastAsia="Times New Roman" w:cs="Times New Roman"/>
                <w:sz w:val="22"/>
                <w:szCs w:val="22"/>
                <w:lang w:val="en-IN" w:eastAsia="en-IN"/>
              </w:rPr>
              <w:t>$4,370,000.00 </w:t>
            </w:r>
          </w:p>
        </w:tc>
      </w:tr>
      <w:tr w:rsidRPr="00D905DD" w:rsidR="00666508" w:rsidTr="00BD2502" w14:paraId="369EBB2B" w14:textId="77777777">
        <w:trPr>
          <w:trHeight w:val="33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66CC76A3" w14:textId="77777777">
            <w:pPr>
              <w:spacing w:after="0" w:line="240" w:lineRule="auto"/>
              <w:textAlignment w:val="baseline"/>
              <w:rPr>
                <w:rFonts w:ascii="Times New Roman" w:hAnsi="Times New Roman" w:eastAsia="Times New Roman" w:cs="Times New Roman"/>
                <w:b/>
                <w:bCs/>
                <w:sz w:val="22"/>
                <w:szCs w:val="22"/>
              </w:rPr>
            </w:pPr>
            <w:r w:rsidRPr="00D905DD">
              <w:rPr>
                <w:rFonts w:ascii="Times New Roman" w:hAnsi="Times New Roman" w:eastAsia="Times New Roman" w:cs="Times New Roman"/>
                <w:b/>
                <w:bCs/>
                <w:sz w:val="22"/>
                <w:szCs w:val="22"/>
              </w:rPr>
              <w:t>Contract Number</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4CF037EF" w14:textId="77777777">
            <w:pPr>
              <w:spacing w:after="0" w:line="240" w:lineRule="auto"/>
              <w:textAlignment w:val="baseline"/>
              <w:rPr>
                <w:rFonts w:ascii="Times New Roman" w:hAnsi="Times New Roman" w:eastAsia="Times New Roman" w:cs="Times New Roman"/>
                <w:sz w:val="22"/>
                <w:szCs w:val="22"/>
                <w:lang w:val="en-IN" w:eastAsia="en-IN"/>
              </w:rPr>
            </w:pPr>
            <w:r w:rsidRPr="00D905DD">
              <w:rPr>
                <w:rStyle w:val="ui-provider"/>
                <w:rFonts w:ascii="Times New Roman" w:hAnsi="Times New Roman" w:cs="Times New Roman"/>
                <w:sz w:val="22"/>
                <w:szCs w:val="22"/>
              </w:rPr>
              <w:t>N00B8400064</w:t>
            </w:r>
          </w:p>
        </w:tc>
      </w:tr>
      <w:tr w:rsidRPr="00D905DD" w:rsidR="00666508" w:rsidTr="00BD2502" w14:paraId="0E5F321F" w14:textId="77777777">
        <w:trPr>
          <w:trHeight w:val="27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027F3751"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Client POC Details</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6579D7F8" w14:textId="77777777">
            <w:pPr>
              <w:spacing w:after="0" w:line="240" w:lineRule="auto"/>
              <w:textAlignment w:val="baseline"/>
              <w:rPr>
                <w:rStyle w:val="ui-provider"/>
                <w:rFonts w:ascii="Times New Roman" w:hAnsi="Times New Roman" w:eastAsia="Times New Roman" w:cs="Times New Roman"/>
                <w:sz w:val="22"/>
                <w:szCs w:val="22"/>
                <w:lang w:eastAsia="en-IN"/>
              </w:rPr>
            </w:pPr>
            <w:r w:rsidRPr="00D905DD">
              <w:rPr>
                <w:rFonts w:ascii="Times New Roman" w:hAnsi="Times New Roman" w:eastAsia="Times New Roman" w:cs="Times New Roman"/>
                <w:sz w:val="22"/>
                <w:szCs w:val="22"/>
                <w:lang w:eastAsia="en-IN"/>
              </w:rPr>
              <w:t xml:space="preserve">Jim Jones | </w:t>
            </w:r>
            <w:hyperlink w:history="1" r:id="rId13">
              <w:r w:rsidRPr="003F2D8F">
                <w:rPr>
                  <w:rStyle w:val="Hyperlink"/>
                  <w:rFonts w:ascii="Times New Roman" w:hAnsi="Times New Roman" w:eastAsia="Times New Roman" w:cs="Times New Roman"/>
                  <w:color w:val="4C94D8" w:themeColor="text2" w:themeTint="80"/>
                  <w:sz w:val="22"/>
                  <w:szCs w:val="22"/>
                  <w:lang w:eastAsia="en-IN"/>
                </w:rPr>
                <w:t>jamese.jones@maryland.gov</w:t>
              </w:r>
            </w:hyperlink>
          </w:p>
        </w:tc>
      </w:tr>
      <w:tr w:rsidRPr="00D905DD" w:rsidR="00666508" w:rsidTr="00BD2502" w14:paraId="6187A5D5" w14:textId="77777777">
        <w:trPr>
          <w:trHeight w:val="120"/>
        </w:trPr>
        <w:tc>
          <w:tcPr>
            <w:tcW w:w="9344" w:type="dxa"/>
            <w:gridSpan w:val="2"/>
            <w:tcBorders>
              <w:top w:val="single" w:color="B4C6E7" w:sz="6" w:space="0"/>
              <w:left w:val="single" w:color="B4C6E7" w:sz="6" w:space="0"/>
              <w:bottom w:val="single" w:color="B4C6E7" w:sz="6" w:space="0"/>
              <w:right w:val="single" w:color="B4C6E7" w:sz="6" w:space="0"/>
            </w:tcBorders>
            <w:shd w:val="clear" w:color="auto" w:fill="C1E4F5" w:themeFill="accent1" w:themeFillTint="33"/>
            <w:hideMark/>
          </w:tcPr>
          <w:p w:rsidRPr="00D905DD" w:rsidR="00666508" w:rsidP="00BD2502" w:rsidRDefault="00666508" w14:paraId="75127E64" w14:textId="77777777">
            <w:pPr>
              <w:spacing w:after="0" w:line="240" w:lineRule="auto"/>
              <w:jc w:val="center"/>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Summary of Performance</w:t>
            </w:r>
          </w:p>
        </w:tc>
      </w:tr>
      <w:tr w:rsidRPr="00D905DD" w:rsidR="00666508" w:rsidTr="00BD2502" w14:paraId="0E2723B4" w14:textId="77777777">
        <w:trPr>
          <w:trHeight w:val="810"/>
        </w:trPr>
        <w:tc>
          <w:tcPr>
            <w:tcW w:w="9344" w:type="dxa"/>
            <w:gridSpan w:val="2"/>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D905DD" w:rsidR="00666508" w:rsidP="00BD2502" w:rsidRDefault="00666508" w14:paraId="2BF1BE9D" w14:textId="77777777">
            <w:pPr>
              <w:spacing w:after="0" w:line="240" w:lineRule="auto"/>
              <w:ind w:right="180"/>
              <w:textAlignment w:val="baseline"/>
              <w:rPr>
                <w:rFonts w:ascii="Times New Roman" w:hAnsi="Times New Roman" w:eastAsia="Times New Roman" w:cs="Times New Roman"/>
                <w:sz w:val="22"/>
                <w:szCs w:val="22"/>
                <w:lang w:eastAsia="en-IN"/>
              </w:rPr>
            </w:pPr>
            <w:r w:rsidRPr="00D905DD">
              <w:rPr>
                <w:rFonts w:ascii="Times New Roman" w:hAnsi="Times New Roman" w:eastAsia="Times New Roman" w:cs="Times New Roman"/>
                <w:b/>
                <w:bCs/>
                <w:color w:val="0F4761" w:themeColor="accent1" w:themeShade="BF"/>
                <w:sz w:val="22"/>
                <w:szCs w:val="22"/>
              </w:rPr>
              <w:t>Objectives:</w:t>
            </w:r>
            <w:r w:rsidRPr="00D905DD">
              <w:rPr>
                <w:rFonts w:ascii="Times New Roman" w:hAnsi="Times New Roman" w:eastAsia="Times New Roman" w:cs="Times New Roman"/>
                <w:color w:val="0F4761" w:themeColor="accent1" w:themeShade="BF"/>
                <w:sz w:val="22"/>
                <w:szCs w:val="22"/>
              </w:rPr>
              <w:t xml:space="preserve"> </w:t>
            </w:r>
            <w:r w:rsidRPr="00D905DD">
              <w:rPr>
                <w:rFonts w:ascii="Times New Roman" w:hAnsi="Times New Roman" w:eastAsia="Times New Roman" w:cs="Times New Roman"/>
                <w:sz w:val="22"/>
                <w:szCs w:val="22"/>
                <w:lang w:eastAsia="en-IN"/>
              </w:rPr>
              <w:t>MD DHS sought to transition from its existing application platform to the new “MDTHINK” platform. MDTHINK is an innovative, cloud-based platform that allows multiple state agencies to share and manage data in one convenient place. The vision of MDTHINK was to open the floodgates for endless volumes of data to flow into the system. Because of the inefficient data structure in place, DHS was facing a challenge: the inability to provide a unified view of essential information which was causing inadequacies and hindering cross-department communication and decision-making.</w:t>
            </w:r>
          </w:p>
          <w:p w:rsidRPr="00D905DD" w:rsidR="00666508" w:rsidP="00BD2502" w:rsidRDefault="00666508" w14:paraId="742A4587" w14:textId="77777777">
            <w:pPr>
              <w:spacing w:after="0" w:line="240" w:lineRule="auto"/>
              <w:ind w:right="180"/>
              <w:jc w:val="both"/>
              <w:textAlignment w:val="baseline"/>
              <w:rPr>
                <w:rFonts w:ascii="Times New Roman" w:hAnsi="Times New Roman" w:eastAsia="Times New Roman" w:cs="Times New Roman"/>
                <w:sz w:val="22"/>
                <w:szCs w:val="22"/>
                <w:lang w:eastAsia="en-IN"/>
              </w:rPr>
            </w:pPr>
          </w:p>
          <w:p w:rsidRPr="00D905DD" w:rsidR="00666508" w:rsidP="00BD2502" w:rsidRDefault="00666508" w14:paraId="14BA4A9A" w14:textId="77777777">
            <w:pPr>
              <w:spacing w:after="0" w:line="240" w:lineRule="auto"/>
              <w:textAlignment w:val="baseline"/>
              <w:rPr>
                <w:rFonts w:ascii="Times New Roman" w:hAnsi="Times New Roman" w:eastAsia="Times New Roman" w:cs="Times New Roman"/>
                <w:sz w:val="22"/>
                <w:szCs w:val="22"/>
                <w:lang w:eastAsia="en-IN"/>
              </w:rPr>
            </w:pPr>
            <w:r w:rsidRPr="00D905DD">
              <w:rPr>
                <w:rFonts w:ascii="Times New Roman" w:hAnsi="Times New Roman" w:eastAsia="Times New Roman" w:cs="Times New Roman"/>
                <w:b/>
                <w:bCs/>
                <w:color w:val="0F4761" w:themeColor="accent1" w:themeShade="BF"/>
                <w:sz w:val="22"/>
                <w:szCs w:val="22"/>
                <w:shd w:val="clear" w:color="auto" w:fill="FFFFFF"/>
              </w:rPr>
              <w:t xml:space="preserve">Solutions and Services Provided: </w:t>
            </w:r>
            <w:r w:rsidRPr="00D905DD">
              <w:rPr>
                <w:rFonts w:ascii="Times New Roman" w:hAnsi="Times New Roman" w:eastAsia="Times New Roman" w:cs="Times New Roman"/>
                <w:sz w:val="22"/>
                <w:szCs w:val="22"/>
                <w:lang w:eastAsia="en-IN"/>
              </w:rPr>
              <w:t>vTech made an exhaustive study of the DHS's project specifications and drafted a tailor-made solution. We reviewed and evaluated the various data sources of 24 local agencies and analyzed the conversion steps required. All the redundant and existing data were converted using ETL processes. Custom queries and SQL scripts were created to manipulate the data into the required format. Our team conducted system testing and provided troubleshooting to quickly and accurately find solutions to resolve issues. Stringent data security and compliance measures such as HIPAA, IRS 1075, MARS-E, FISMA and NIST were applied to maintain the confidentiality of data. Rather than a centralized repository of data, we implemented an Enterprise Data Model (EDM). Our EDM facilitated the integration of data and reduced data silos. Our data visualization experts utilized a variety of tools to ensure the data was represented in a clear, concise, and consistent manner, allowing DHS to fully leverage it for the MDTHINK platform.</w:t>
            </w:r>
          </w:p>
          <w:p w:rsidRPr="00D905DD" w:rsidR="00666508" w:rsidP="00BD2502" w:rsidRDefault="00666508" w14:paraId="49CCA17A" w14:textId="77777777">
            <w:pPr>
              <w:spacing w:after="0" w:line="240" w:lineRule="auto"/>
              <w:ind w:right="180"/>
              <w:textAlignment w:val="baseline"/>
              <w:rPr>
                <w:rFonts w:ascii="Times New Roman" w:hAnsi="Times New Roman" w:eastAsia="Times New Roman" w:cs="Times New Roman"/>
                <w:sz w:val="22"/>
                <w:szCs w:val="22"/>
                <w:lang w:eastAsia="en-IN"/>
              </w:rPr>
            </w:pPr>
            <w:r w:rsidRPr="00D905DD">
              <w:rPr>
                <w:rFonts w:ascii="Times New Roman" w:hAnsi="Times New Roman" w:eastAsia="Times New Roman" w:cs="Times New Roman"/>
                <w:sz w:val="22"/>
                <w:szCs w:val="22"/>
                <w:lang w:eastAsia="en-IN"/>
              </w:rPr>
              <w:t xml:space="preserve">In this effort, we developed an application based on Java technology and related frameworks. We had a team of comprised of the following personnel: subject matter experts (SMEs), Training specialists, Business analyst, Product administrator, full stack Java developers, Product specialists, UI/UX designers, ForgeRock engineers, Informatica MDM architect, Data analyst, Qlik developer, Security governance consultant, Conversion ETL developer, Hadoop administrator, DevOps engineer, Tester, Reporting developer, Application developer, </w:t>
            </w:r>
            <w:proofErr w:type="spellStart"/>
            <w:r w:rsidRPr="00D905DD">
              <w:rPr>
                <w:rFonts w:ascii="Times New Roman" w:hAnsi="Times New Roman" w:eastAsia="Times New Roman" w:cs="Times New Roman"/>
                <w:sz w:val="22"/>
                <w:szCs w:val="22"/>
                <w:lang w:eastAsia="en-IN"/>
              </w:rPr>
              <w:t>Corticon</w:t>
            </w:r>
            <w:proofErr w:type="spellEnd"/>
            <w:r w:rsidRPr="00D905DD">
              <w:rPr>
                <w:rFonts w:ascii="Times New Roman" w:hAnsi="Times New Roman" w:eastAsia="Times New Roman" w:cs="Times New Roman"/>
                <w:sz w:val="22"/>
                <w:szCs w:val="22"/>
                <w:lang w:eastAsia="en-IN"/>
              </w:rPr>
              <w:t xml:space="preserve"> developer, Solution architect. </w:t>
            </w:r>
          </w:p>
          <w:p w:rsidRPr="00D905DD" w:rsidR="00666508" w:rsidP="00BD2502" w:rsidRDefault="00666508" w14:paraId="4A5BB39D" w14:textId="77777777">
            <w:pPr>
              <w:spacing w:after="0" w:line="240" w:lineRule="auto"/>
              <w:ind w:right="180"/>
              <w:jc w:val="both"/>
              <w:textAlignment w:val="baseline"/>
              <w:rPr>
                <w:rFonts w:ascii="Times New Roman" w:hAnsi="Times New Roman" w:eastAsia="Times New Roman" w:cs="Times New Roman"/>
                <w:sz w:val="22"/>
                <w:szCs w:val="22"/>
                <w:lang w:eastAsia="en-IN"/>
              </w:rPr>
            </w:pPr>
            <w:r w:rsidRPr="00D905DD">
              <w:rPr>
                <w:rFonts w:ascii="Times New Roman" w:hAnsi="Times New Roman" w:eastAsia="Times New Roman" w:cs="Times New Roman"/>
                <w:sz w:val="22"/>
                <w:szCs w:val="22"/>
                <w:lang w:eastAsia="en-IN"/>
              </w:rPr>
              <w:t>The vTech team carried out the following tasks:</w:t>
            </w:r>
          </w:p>
          <w:p w:rsidRPr="00D905DD" w:rsidR="00666508" w:rsidP="00666508" w:rsidRDefault="00666508" w14:paraId="3B067643" w14:textId="77777777">
            <w:pPr>
              <w:pStyle w:val="ListParagraph"/>
              <w:numPr>
                <w:ilvl w:val="0"/>
                <w:numId w:val="2"/>
              </w:numPr>
              <w:spacing w:after="0" w:line="240" w:lineRule="auto"/>
              <w:ind w:right="180"/>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 xml:space="preserve">Assisted in the system integration of components. </w:t>
            </w:r>
          </w:p>
          <w:p w:rsidRPr="00D905DD" w:rsidR="00666508" w:rsidP="00666508" w:rsidRDefault="00666508" w14:paraId="01F3B538" w14:textId="77777777">
            <w:pPr>
              <w:pStyle w:val="ListParagraph"/>
              <w:numPr>
                <w:ilvl w:val="0"/>
                <w:numId w:val="2"/>
              </w:numPr>
              <w:spacing w:after="0" w:line="240" w:lineRule="auto"/>
              <w:ind w:right="180"/>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 xml:space="preserve">Translated application requirements into web-based solutions using the recommended frameworks and technology. </w:t>
            </w:r>
          </w:p>
          <w:p w:rsidRPr="00D905DD" w:rsidR="00666508" w:rsidP="00666508" w:rsidRDefault="00666508" w14:paraId="7D7BE6C1" w14:textId="77777777">
            <w:pPr>
              <w:pStyle w:val="ListParagraph"/>
              <w:numPr>
                <w:ilvl w:val="0"/>
                <w:numId w:val="2"/>
              </w:numPr>
              <w:spacing w:after="0" w:line="240" w:lineRule="auto"/>
              <w:ind w:right="180"/>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Integrated the components using Web Services, EJB, REST SOAP, and other techniques.</w:t>
            </w:r>
          </w:p>
          <w:p w:rsidRPr="00D905DD" w:rsidR="00666508" w:rsidP="00666508" w:rsidRDefault="00666508" w14:paraId="155069E9" w14:textId="77777777">
            <w:pPr>
              <w:pStyle w:val="ListParagraph"/>
              <w:numPr>
                <w:ilvl w:val="0"/>
                <w:numId w:val="2"/>
              </w:numPr>
              <w:spacing w:after="0" w:line="240" w:lineRule="auto"/>
              <w:ind w:right="180"/>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 xml:space="preserve">Designed and implemented responsive web application user interfaces using JavaScript/CSS/HTML5/jQuery. </w:t>
            </w:r>
          </w:p>
          <w:p w:rsidRPr="00D905DD" w:rsidR="00666508" w:rsidP="00666508" w:rsidRDefault="00666508" w14:paraId="48FBDA7F" w14:textId="77777777">
            <w:pPr>
              <w:pStyle w:val="ListParagraph"/>
              <w:numPr>
                <w:ilvl w:val="0"/>
                <w:numId w:val="2"/>
              </w:numPr>
              <w:spacing w:after="0" w:line="240" w:lineRule="auto"/>
              <w:ind w:right="180"/>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 xml:space="preserve">Designed and developed wireframes or prototypes based on requirements and validated the design with users. </w:t>
            </w:r>
          </w:p>
          <w:p w:rsidRPr="00D905DD" w:rsidR="00666508" w:rsidP="00666508" w:rsidRDefault="00666508" w14:paraId="00FA2597" w14:textId="77777777">
            <w:pPr>
              <w:pStyle w:val="ListParagraph"/>
              <w:numPr>
                <w:ilvl w:val="0"/>
                <w:numId w:val="2"/>
              </w:numPr>
              <w:spacing w:after="0" w:line="240" w:lineRule="auto"/>
              <w:ind w:right="180"/>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Implemented Continuous Integration/Continuous Delivery (CI/CD)</w:t>
            </w:r>
            <w:r w:rsidRPr="00D905DD">
              <w:rPr>
                <w:rFonts w:ascii="Times New Roman" w:hAnsi="Times New Roman" w:eastAsia="Times New Roman" w:cs="Times New Roman"/>
                <w:b/>
                <w:bCs/>
                <w:sz w:val="22"/>
                <w:szCs w:val="22"/>
                <w:lang w:eastAsia="en-IN"/>
              </w:rPr>
              <w:t xml:space="preserve"> </w:t>
            </w:r>
            <w:r w:rsidRPr="00D905DD">
              <w:rPr>
                <w:rFonts w:ascii="Times New Roman" w:hAnsi="Times New Roman" w:eastAsia="Times New Roman" w:cs="Times New Roman"/>
                <w:sz w:val="22"/>
                <w:szCs w:val="22"/>
                <w:lang w:eastAsia="en-IN"/>
              </w:rPr>
              <w:t>which was integral for the scope of the MDTHINK platform and to facilitate quick, fast, and multiple iterative deployments.</w:t>
            </w:r>
            <w:r w:rsidRPr="00D905DD">
              <w:rPr>
                <w:rFonts w:ascii="Times New Roman" w:hAnsi="Times New Roman" w:eastAsia="Times New Roman" w:cs="Times New Roman"/>
                <w:sz w:val="22"/>
                <w:szCs w:val="22"/>
                <w:lang w:val="en-IN" w:eastAsia="en-IN"/>
              </w:rPr>
              <w:t> </w:t>
            </w:r>
          </w:p>
          <w:p w:rsidRPr="00D905DD" w:rsidR="00666508" w:rsidP="00BD2502" w:rsidRDefault="00666508" w14:paraId="1780B11A" w14:textId="77777777">
            <w:pPr>
              <w:spacing w:after="0" w:line="240" w:lineRule="auto"/>
              <w:ind w:right="180"/>
              <w:jc w:val="both"/>
              <w:textAlignment w:val="baseline"/>
              <w:rPr>
                <w:rFonts w:ascii="Times New Roman" w:hAnsi="Times New Roman" w:eastAsia="Times New Roman" w:cs="Times New Roman"/>
                <w:sz w:val="22"/>
                <w:szCs w:val="22"/>
                <w:lang w:val="en-IN" w:eastAsia="en-IN"/>
              </w:rPr>
            </w:pPr>
          </w:p>
          <w:p w:rsidRPr="00D905DD" w:rsidR="00666508" w:rsidP="00BD2502" w:rsidRDefault="00666508" w14:paraId="3F170278" w14:textId="77777777">
            <w:pPr>
              <w:spacing w:after="0" w:line="240" w:lineRule="auto"/>
              <w:textAlignment w:val="baseline"/>
              <w:rPr>
                <w:rFonts w:ascii="Times New Roman" w:hAnsi="Times New Roman" w:eastAsia="Times New Roman" w:cs="Times New Roman"/>
                <w:color w:val="0F4761" w:themeColor="accent1" w:themeShade="BF"/>
                <w:sz w:val="22"/>
                <w:szCs w:val="22"/>
                <w:shd w:val="clear" w:color="auto" w:fill="FFFFFF"/>
              </w:rPr>
            </w:pPr>
            <w:r w:rsidRPr="00D905DD">
              <w:rPr>
                <w:rFonts w:ascii="Times New Roman" w:hAnsi="Times New Roman" w:eastAsia="Times New Roman" w:cs="Times New Roman"/>
                <w:b/>
                <w:bCs/>
                <w:color w:val="0F4761" w:themeColor="accent1" w:themeShade="BF"/>
                <w:sz w:val="22"/>
                <w:szCs w:val="22"/>
                <w:shd w:val="clear" w:color="auto" w:fill="FFFFFF"/>
              </w:rPr>
              <w:t>Results:</w:t>
            </w:r>
            <w:r w:rsidRPr="00D905DD">
              <w:rPr>
                <w:rFonts w:ascii="Times New Roman" w:hAnsi="Times New Roman" w:eastAsia="Times New Roman" w:cs="Times New Roman"/>
                <w:color w:val="0F4761" w:themeColor="accent1" w:themeShade="BF"/>
                <w:sz w:val="22"/>
                <w:szCs w:val="22"/>
                <w:shd w:val="clear" w:color="auto" w:fill="FFFFFF"/>
              </w:rPr>
              <w:t xml:space="preserve"> </w:t>
            </w:r>
            <w:r w:rsidRPr="00D905DD">
              <w:rPr>
                <w:rFonts w:ascii="Times New Roman" w:hAnsi="Times New Roman" w:eastAsia="Times New Roman" w:cs="Times New Roman"/>
                <w:sz w:val="22"/>
                <w:szCs w:val="22"/>
                <w:lang w:eastAsia="en-IN"/>
              </w:rPr>
              <w:t xml:space="preserve">A centralized reference data management system had significant advantages in providing accurate, timely, and consistent data across MD DHS systems. This resulted in a considerable reduction </w:t>
            </w:r>
            <w:r w:rsidRPr="00D905DD">
              <w:rPr>
                <w:rFonts w:ascii="Times New Roman" w:hAnsi="Times New Roman" w:eastAsia="Times New Roman" w:cs="Times New Roman"/>
                <w:sz w:val="22"/>
                <w:szCs w:val="22"/>
                <w:lang w:eastAsia="en-IN"/>
              </w:rPr>
              <w:lastRenderedPageBreak/>
              <w:t>in reconciliation activities and increased the efficiency and effectiveness of various teams. Most importantly, enhanced data analytics enabled state agencies to deliver the highest levels of service to Marylanders. It also provided an integrated solution for eligibility determination, financial management, and resource management that readily shares data and reuses proven systems and business functions. As a seasoned IT team, vTech utilized industry best practices, frameworks, and federal mandates, like Agile Scrum, Agile SAFE, ITIL, FedRAMP, FISMA, NIST, ATO, and Section 508.</w:t>
            </w:r>
            <w:r w:rsidRPr="00D905DD">
              <w:rPr>
                <w:rFonts w:ascii="Times New Roman" w:hAnsi="Times New Roman" w:eastAsia="Times New Roman" w:cs="Times New Roman"/>
                <w:sz w:val="22"/>
                <w:szCs w:val="22"/>
                <w:lang w:val="en-IN" w:eastAsia="en-IN"/>
              </w:rPr>
              <w:t> </w:t>
            </w:r>
          </w:p>
          <w:p w:rsidRPr="00D905DD" w:rsidR="00666508" w:rsidP="00BD2502" w:rsidRDefault="00666508" w14:paraId="70C69AA2"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color w:val="000000"/>
                <w:sz w:val="22"/>
                <w:szCs w:val="22"/>
                <w:shd w:val="clear" w:color="auto" w:fill="FFFFFF"/>
              </w:rPr>
              <w:t> </w:t>
            </w:r>
            <w:r w:rsidRPr="00D905DD">
              <w:rPr>
                <w:rFonts w:ascii="Times New Roman" w:hAnsi="Times New Roman" w:eastAsia="Times New Roman" w:cs="Times New Roman"/>
                <w:b/>
                <w:bCs/>
                <w:color w:val="000000"/>
                <w:sz w:val="22"/>
                <w:szCs w:val="22"/>
              </w:rPr>
              <w:t> </w:t>
            </w:r>
          </w:p>
        </w:tc>
      </w:tr>
      <w:tr w:rsidRPr="00D905DD" w:rsidR="00666508" w:rsidTr="00BD2502" w14:paraId="7AD38BC4" w14:textId="77777777">
        <w:trPr>
          <w:trHeight w:val="135"/>
        </w:trPr>
        <w:tc>
          <w:tcPr>
            <w:tcW w:w="9344" w:type="dxa"/>
            <w:gridSpan w:val="2"/>
            <w:tcBorders>
              <w:top w:val="single" w:color="5B9BD5" w:sz="6" w:space="0"/>
              <w:left w:val="single" w:color="5B9BD5" w:sz="6" w:space="0"/>
              <w:bottom w:val="single" w:color="5B9BD5" w:sz="6" w:space="0"/>
              <w:right w:val="single" w:color="5B9BD5" w:sz="6" w:space="0"/>
            </w:tcBorders>
            <w:shd w:val="clear" w:color="auto" w:fill="C1E4F5" w:themeFill="accent1" w:themeFillTint="33"/>
            <w:vAlign w:val="center"/>
            <w:hideMark/>
          </w:tcPr>
          <w:p w:rsidRPr="00D905DD" w:rsidR="00666508" w:rsidP="00BD2502" w:rsidRDefault="00666508" w14:paraId="0E9164C5" w14:textId="77777777">
            <w:pPr>
              <w:spacing w:after="0" w:line="240" w:lineRule="auto"/>
              <w:jc w:val="center"/>
              <w:textAlignment w:val="baseline"/>
              <w:rPr>
                <w:rFonts w:ascii="Times New Roman" w:hAnsi="Times New Roman" w:eastAsia="Times New Roman" w:cs="Times New Roman"/>
                <w:b/>
                <w:bCs/>
                <w:color w:val="000000"/>
                <w:sz w:val="22"/>
                <w:szCs w:val="22"/>
              </w:rPr>
            </w:pPr>
            <w:r w:rsidRPr="00D905DD">
              <w:rPr>
                <w:rFonts w:ascii="Times New Roman" w:hAnsi="Times New Roman" w:cs="Times New Roman"/>
                <w:b/>
                <w:bCs/>
                <w:sz w:val="22"/>
                <w:szCs w:val="22"/>
              </w:rPr>
              <w:lastRenderedPageBreak/>
              <w:t>Relevance to Proposed Scope</w:t>
            </w:r>
          </w:p>
        </w:tc>
      </w:tr>
      <w:tr w:rsidRPr="00D905DD" w:rsidR="00666508" w:rsidTr="00BD2502" w14:paraId="14976172" w14:textId="77777777">
        <w:trPr>
          <w:trHeight w:val="948"/>
        </w:trPr>
        <w:tc>
          <w:tcPr>
            <w:tcW w:w="9344" w:type="dxa"/>
            <w:gridSpan w:val="2"/>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D905DD" w:rsidR="00666508" w:rsidP="00BD2502" w:rsidRDefault="00666508" w14:paraId="20A5D2DE" w14:textId="79D3EAE3">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cs="Times New Roman"/>
                <w:color w:val="000000"/>
                <w:sz w:val="22"/>
                <w:szCs w:val="22"/>
              </w:rPr>
              <w:t xml:space="preserve">This project is ongoing and shares similarities to the scope of the proposed project </w:t>
            </w:r>
            <w:r w:rsidRPr="00D905DD">
              <w:rPr>
                <w:rFonts w:ascii="Times New Roman" w:hAnsi="Times New Roman" w:eastAsia="Times New Roman" w:cs="Times New Roman"/>
                <w:sz w:val="22"/>
                <w:szCs w:val="22"/>
                <w:shd w:val="clear" w:color="auto" w:fill="FFFFFF"/>
              </w:rPr>
              <w:t>in terms of</w:t>
            </w:r>
            <w:r w:rsidRPr="00D905DD">
              <w:rPr>
                <w:rFonts w:ascii="Times New Roman" w:hAnsi="Times New Roman" w:eastAsia="Times New Roman" w:cs="Times New Roman"/>
                <w:color w:val="FF0000"/>
                <w:sz w:val="22"/>
                <w:szCs w:val="22"/>
                <w:shd w:val="clear" w:color="auto" w:fill="FFFFFF"/>
              </w:rPr>
              <w:t xml:space="preserve"> {insert two or three services the </w:t>
            </w:r>
            <w:r w:rsidRPr="00D905DD" w:rsidR="008A6ECE">
              <w:rPr>
                <w:rFonts w:ascii="Times New Roman" w:hAnsi="Times New Roman" w:eastAsia="Times New Roman" w:cs="Times New Roman"/>
                <w:color w:val="FF0000"/>
                <w:sz w:val="22"/>
                <w:szCs w:val="22"/>
                <w:shd w:val="clear" w:color="auto" w:fill="FFFFFF"/>
              </w:rPr>
              <w:t xml:space="preserve">proposed </w:t>
            </w:r>
            <w:r w:rsidRPr="00D905DD">
              <w:rPr>
                <w:rFonts w:ascii="Times New Roman" w:hAnsi="Times New Roman" w:eastAsia="Times New Roman" w:cs="Times New Roman"/>
                <w:color w:val="FF0000"/>
                <w:sz w:val="22"/>
                <w:szCs w:val="22"/>
                <w:shd w:val="clear" w:color="auto" w:fill="FFFFFF"/>
              </w:rPr>
              <w:t>client needs that were</w:t>
            </w:r>
            <w:r w:rsidRPr="00D905DD" w:rsidR="008A6ECE">
              <w:rPr>
                <w:rFonts w:ascii="Times New Roman" w:hAnsi="Times New Roman" w:eastAsia="Times New Roman" w:cs="Times New Roman"/>
                <w:color w:val="FF0000"/>
                <w:sz w:val="22"/>
                <w:szCs w:val="22"/>
                <w:shd w:val="clear" w:color="auto" w:fill="FFFFFF"/>
              </w:rPr>
              <w:t xml:space="preserve"> also</w:t>
            </w:r>
            <w:r w:rsidRPr="00D905DD">
              <w:rPr>
                <w:rFonts w:ascii="Times New Roman" w:hAnsi="Times New Roman" w:eastAsia="Times New Roman" w:cs="Times New Roman"/>
                <w:color w:val="FF0000"/>
                <w:sz w:val="22"/>
                <w:szCs w:val="22"/>
                <w:shd w:val="clear" w:color="auto" w:fill="FFFFFF"/>
              </w:rPr>
              <w:t xml:space="preserve"> provided in this past performance, e.g. </w:t>
            </w:r>
            <w:r w:rsidRPr="00D905DD">
              <w:rPr>
                <w:rFonts w:ascii="Times New Roman" w:hAnsi="Times New Roman" w:cs="Times New Roman"/>
                <w:color w:val="FF0000"/>
                <w:sz w:val="22"/>
                <w:szCs w:val="22"/>
              </w:rPr>
              <w:t>modernization and enhancement of existing applications</w:t>
            </w:r>
            <w:r w:rsidRPr="00D905DD" w:rsidR="008A6ECE">
              <w:rPr>
                <w:rFonts w:ascii="Times New Roman" w:hAnsi="Times New Roman" w:cs="Times New Roman"/>
                <w:color w:val="FF0000"/>
                <w:sz w:val="22"/>
                <w:szCs w:val="22"/>
              </w:rPr>
              <w:t>}</w:t>
            </w:r>
            <w:r w:rsidRPr="00D905DD">
              <w:rPr>
                <w:rFonts w:ascii="Times New Roman" w:hAnsi="Times New Roman" w:cs="Times New Roman"/>
                <w:color w:val="FF0000"/>
                <w:sz w:val="22"/>
                <w:szCs w:val="22"/>
              </w:rPr>
              <w:t xml:space="preserve">. </w:t>
            </w:r>
          </w:p>
        </w:tc>
      </w:tr>
    </w:tbl>
    <w:p w:rsidRPr="00D905DD" w:rsidR="00666508" w:rsidP="00666508" w:rsidRDefault="00666508" w14:paraId="0E82213E" w14:textId="77777777">
      <w:pPr>
        <w:spacing w:after="0" w:line="240" w:lineRule="auto"/>
        <w:rPr>
          <w:rFonts w:ascii="Times New Roman" w:hAnsi="Times New Roman" w:cs="Times New Roman"/>
          <w:color w:val="7F7F7F" w:themeColor="text1" w:themeTint="80"/>
          <w:sz w:val="22"/>
          <w:szCs w:val="22"/>
        </w:rPr>
      </w:pPr>
    </w:p>
    <w:p w:rsidRPr="00D905DD" w:rsidR="008A6ECE" w:rsidRDefault="008A6ECE" w14:paraId="5B09254C" w14:textId="77777777">
      <w:pPr>
        <w:rPr>
          <w:rFonts w:ascii="Times New Roman" w:hAnsi="Times New Roman" w:cs="Times New Roman" w:eastAsiaTheme="majorEastAsia"/>
          <w:color w:val="0F4761" w:themeColor="accent1" w:themeShade="BF"/>
          <w:sz w:val="22"/>
          <w:szCs w:val="22"/>
        </w:rPr>
      </w:pPr>
      <w:bookmarkStart w:name="_Toc160449470" w:id="8"/>
      <w:r w:rsidRPr="00D905DD">
        <w:rPr>
          <w:rFonts w:ascii="Times New Roman" w:hAnsi="Times New Roman" w:cs="Times New Roman"/>
          <w:sz w:val="22"/>
          <w:szCs w:val="22"/>
        </w:rPr>
        <w:br w:type="page"/>
      </w:r>
    </w:p>
    <w:p w:rsidRPr="00D905DD" w:rsidR="00666508" w:rsidP="00666508" w:rsidRDefault="00CA30ED" w14:paraId="3141FE4C" w14:textId="151661FB">
      <w:pPr>
        <w:pStyle w:val="Heading2"/>
        <w:spacing w:after="120" w:line="240" w:lineRule="auto"/>
        <w:rPr>
          <w:rFonts w:ascii="Times New Roman" w:hAnsi="Times New Roman" w:cs="Times New Roman"/>
          <w:b/>
          <w:bCs/>
          <w:sz w:val="24"/>
          <w:szCs w:val="24"/>
        </w:rPr>
      </w:pPr>
      <w:bookmarkStart w:name="_Toc161139471" w:id="9"/>
      <w:r>
        <w:rPr>
          <w:rFonts w:ascii="Times New Roman" w:hAnsi="Times New Roman" w:cs="Times New Roman"/>
          <w:b/>
          <w:bCs/>
          <w:sz w:val="24"/>
          <w:szCs w:val="24"/>
        </w:rPr>
        <w:lastRenderedPageBreak/>
        <w:t>1</w:t>
      </w:r>
      <w:r w:rsidRPr="00D905DD" w:rsidR="00666508">
        <w:rPr>
          <w:rFonts w:ascii="Times New Roman" w:hAnsi="Times New Roman" w:cs="Times New Roman"/>
          <w:b/>
          <w:bCs/>
          <w:sz w:val="24"/>
          <w:szCs w:val="24"/>
        </w:rPr>
        <w:t>.3 OCTO: Data Architecture Support Services</w:t>
      </w:r>
      <w:bookmarkEnd w:id="8"/>
      <w:bookmarkEnd w:id="9"/>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92"/>
        <w:gridCol w:w="6652"/>
      </w:tblGrid>
      <w:tr w:rsidRPr="00D905DD" w:rsidR="00666508" w:rsidTr="00BD2502" w14:paraId="4AACEB86" w14:textId="77777777">
        <w:trPr>
          <w:trHeight w:val="30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4BC57AFB"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Client Name</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720BD30F" w14:textId="77777777">
            <w:pPr>
              <w:spacing w:after="0" w:line="240" w:lineRule="auto"/>
              <w:textAlignment w:val="baseline"/>
              <w:rPr>
                <w:rFonts w:ascii="Times New Roman" w:hAnsi="Times New Roman" w:eastAsia="Times New Roman" w:cs="Times New Roman"/>
                <w:color w:val="000000"/>
                <w:sz w:val="22"/>
                <w:szCs w:val="22"/>
              </w:rPr>
            </w:pPr>
            <w:r w:rsidRPr="00D905DD">
              <w:rPr>
                <w:rFonts w:ascii="Times New Roman" w:hAnsi="Times New Roman" w:eastAsia="Times New Roman" w:cs="Times New Roman"/>
                <w:sz w:val="22"/>
                <w:szCs w:val="22"/>
                <w:lang w:eastAsia="en-IN"/>
              </w:rPr>
              <w:t>Office of the Chief Technology Officer (OCTO)</w:t>
            </w:r>
          </w:p>
        </w:tc>
      </w:tr>
      <w:tr w:rsidRPr="00D905DD" w:rsidR="00666508" w:rsidTr="00BD2502" w14:paraId="25C5920B" w14:textId="77777777">
        <w:trPr>
          <w:trHeight w:val="30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66D43DEE"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Prime or Subcontractor</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7758D3E3" w14:textId="77777777">
            <w:pPr>
              <w:spacing w:after="0" w:line="240" w:lineRule="auto"/>
              <w:textAlignment w:val="baseline"/>
              <w:rPr>
                <w:rFonts w:ascii="Times New Roman" w:hAnsi="Times New Roman" w:eastAsia="Times New Roman" w:cs="Times New Roman"/>
                <w:color w:val="000000"/>
                <w:sz w:val="22"/>
                <w:szCs w:val="22"/>
              </w:rPr>
            </w:pPr>
            <w:r w:rsidRPr="00D905DD">
              <w:rPr>
                <w:rFonts w:ascii="Times New Roman" w:hAnsi="Times New Roman" w:eastAsia="Times New Roman" w:cs="Times New Roman"/>
                <w:color w:val="000000"/>
                <w:sz w:val="22"/>
                <w:szCs w:val="22"/>
              </w:rPr>
              <w:t>Subcontractor</w:t>
            </w:r>
          </w:p>
        </w:tc>
      </w:tr>
      <w:tr w:rsidRPr="00D905DD" w:rsidR="00666508" w:rsidTr="00BD2502" w14:paraId="096B727D" w14:textId="77777777">
        <w:trPr>
          <w:trHeight w:val="30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hideMark/>
          </w:tcPr>
          <w:p w:rsidRPr="00D905DD" w:rsidR="00666508" w:rsidP="00BD2502" w:rsidRDefault="00666508" w14:paraId="27807D19"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Project Name</w:t>
            </w:r>
          </w:p>
        </w:tc>
        <w:tc>
          <w:tcPr>
            <w:tcW w:w="6652" w:type="dxa"/>
            <w:tcBorders>
              <w:top w:val="single" w:color="B4C6E7" w:sz="6" w:space="0"/>
              <w:left w:val="single" w:color="B4C6E7" w:sz="6" w:space="0"/>
              <w:bottom w:val="single" w:color="B4C6E7" w:sz="6" w:space="0"/>
              <w:right w:val="single" w:color="B4C6E7" w:sz="6" w:space="0"/>
            </w:tcBorders>
            <w:shd w:val="clear" w:color="auto" w:fill="auto"/>
            <w:vAlign w:val="center"/>
          </w:tcPr>
          <w:p w:rsidRPr="00D905DD" w:rsidR="00666508" w:rsidP="00BD2502" w:rsidRDefault="00666508" w14:paraId="074BFE67" w14:textId="77777777">
            <w:pPr>
              <w:spacing w:after="0" w:line="240" w:lineRule="auto"/>
              <w:textAlignment w:val="baseline"/>
              <w:rPr>
                <w:rFonts w:ascii="Times New Roman" w:hAnsi="Times New Roman" w:eastAsia="Times New Roman" w:cs="Times New Roman"/>
                <w:color w:val="000000"/>
                <w:sz w:val="22"/>
                <w:szCs w:val="22"/>
              </w:rPr>
            </w:pPr>
            <w:r w:rsidRPr="00D905DD">
              <w:rPr>
                <w:rFonts w:ascii="Times New Roman" w:hAnsi="Times New Roman" w:eastAsia="Times New Roman" w:cs="Times New Roman"/>
                <w:sz w:val="22"/>
                <w:szCs w:val="22"/>
                <w:lang w:eastAsia="en-IN"/>
              </w:rPr>
              <w:t>Data Architecture Support Services</w:t>
            </w:r>
          </w:p>
        </w:tc>
      </w:tr>
      <w:tr w:rsidRPr="00D905DD" w:rsidR="00666508" w:rsidTr="00BD2502" w14:paraId="46204A1A" w14:textId="77777777">
        <w:trPr>
          <w:trHeight w:val="33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7A13DA4E" w14:textId="77777777">
            <w:pPr>
              <w:spacing w:after="0" w:line="240" w:lineRule="auto"/>
              <w:textAlignment w:val="baseline"/>
              <w:rPr>
                <w:rFonts w:ascii="Times New Roman" w:hAnsi="Times New Roman" w:eastAsia="Times New Roman" w:cs="Times New Roman"/>
                <w:b/>
                <w:bCs/>
                <w:sz w:val="22"/>
                <w:szCs w:val="22"/>
              </w:rPr>
            </w:pPr>
            <w:r w:rsidRPr="00D905DD">
              <w:rPr>
                <w:rFonts w:ascii="Times New Roman" w:hAnsi="Times New Roman" w:eastAsia="Times New Roman" w:cs="Times New Roman"/>
                <w:b/>
                <w:bCs/>
                <w:sz w:val="22"/>
                <w:szCs w:val="22"/>
              </w:rPr>
              <w:t>Period of Performance   </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66AAEBAD" w14:textId="77777777">
            <w:pPr>
              <w:spacing w:after="0" w:line="240" w:lineRule="auto"/>
              <w:textAlignment w:val="baseline"/>
              <w:rPr>
                <w:rFonts w:ascii="Times New Roman" w:hAnsi="Times New Roman" w:eastAsia="Times New Roman" w:cs="Times New Roman"/>
                <w:sz w:val="22"/>
                <w:szCs w:val="22"/>
              </w:rPr>
            </w:pPr>
            <w:r w:rsidRPr="00D905DD">
              <w:rPr>
                <w:rStyle w:val="normaltextrun"/>
                <w:rFonts w:ascii="Times New Roman" w:hAnsi="Times New Roman" w:cs="Times New Roman"/>
                <w:sz w:val="22"/>
                <w:szCs w:val="22"/>
                <w:shd w:val="clear" w:color="auto" w:fill="FFFFFF"/>
              </w:rPr>
              <w:t xml:space="preserve"> January 2018 – January 2020</w:t>
            </w:r>
            <w:r w:rsidRPr="00D905DD">
              <w:rPr>
                <w:rStyle w:val="eop"/>
                <w:rFonts w:ascii="Times New Roman" w:hAnsi="Times New Roman" w:cs="Times New Roman"/>
                <w:sz w:val="22"/>
                <w:szCs w:val="22"/>
                <w:shd w:val="clear" w:color="auto" w:fill="FFFFFF"/>
              </w:rPr>
              <w:t> </w:t>
            </w:r>
          </w:p>
        </w:tc>
      </w:tr>
      <w:tr w:rsidRPr="00D905DD" w:rsidR="00666508" w:rsidTr="00BD2502" w14:paraId="652FBA95" w14:textId="77777777">
        <w:trPr>
          <w:trHeight w:val="33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hideMark/>
          </w:tcPr>
          <w:p w:rsidRPr="00D905DD" w:rsidR="00666508" w:rsidP="00BD2502" w:rsidRDefault="00666508" w14:paraId="5FC7A3C1"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Contract Value </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08E21AED"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sz w:val="22"/>
                <w:szCs w:val="22"/>
                <w:lang w:val="en-IN" w:eastAsia="en-IN"/>
              </w:rPr>
              <w:t>$2,335,925.76</w:t>
            </w:r>
          </w:p>
        </w:tc>
      </w:tr>
      <w:tr w:rsidRPr="00D905DD" w:rsidR="00666508" w:rsidTr="00BD2502" w14:paraId="216A8180" w14:textId="77777777">
        <w:trPr>
          <w:trHeight w:val="27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hideMark/>
          </w:tcPr>
          <w:p w:rsidRPr="00D905DD" w:rsidR="00666508" w:rsidP="00BD2502" w:rsidRDefault="00666508" w14:paraId="7315C0B7" w14:textId="77777777">
            <w:pPr>
              <w:spacing w:after="0" w:line="240" w:lineRule="auto"/>
              <w:textAlignment w:val="baseline"/>
              <w:rPr>
                <w:rFonts w:ascii="Times New Roman" w:hAnsi="Times New Roman" w:eastAsia="Times New Roman" w:cs="Times New Roman"/>
                <w:b/>
                <w:bCs/>
                <w:sz w:val="22"/>
                <w:szCs w:val="22"/>
              </w:rPr>
            </w:pPr>
            <w:r w:rsidRPr="00D905DD">
              <w:rPr>
                <w:rFonts w:ascii="Times New Roman" w:hAnsi="Times New Roman" w:eastAsia="Times New Roman" w:cs="Times New Roman"/>
                <w:b/>
                <w:bCs/>
                <w:sz w:val="22"/>
                <w:szCs w:val="22"/>
              </w:rPr>
              <w:t>Contract Number</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248F1D79" w14:textId="77777777">
            <w:pPr>
              <w:spacing w:after="0" w:line="240" w:lineRule="auto"/>
              <w:textAlignment w:val="baseline"/>
              <w:rPr>
                <w:rFonts w:ascii="Times New Roman" w:hAnsi="Times New Roman" w:eastAsia="Times New Roman" w:cs="Times New Roman"/>
                <w:sz w:val="22"/>
                <w:szCs w:val="22"/>
              </w:rPr>
            </w:pPr>
            <w:r w:rsidRPr="00D905DD">
              <w:rPr>
                <w:rStyle w:val="ui-provider"/>
                <w:rFonts w:ascii="Times New Roman" w:hAnsi="Times New Roman" w:cs="Times New Roman"/>
                <w:sz w:val="22"/>
                <w:szCs w:val="22"/>
              </w:rPr>
              <w:t>CW77447</w:t>
            </w:r>
          </w:p>
        </w:tc>
      </w:tr>
      <w:tr w:rsidRPr="00D905DD" w:rsidR="00666508" w:rsidTr="00BD2502" w14:paraId="28076AAA" w14:textId="77777777">
        <w:trPr>
          <w:trHeight w:val="270"/>
        </w:trPr>
        <w:tc>
          <w:tcPr>
            <w:tcW w:w="2692" w:type="dxa"/>
            <w:tcBorders>
              <w:top w:val="single" w:color="B4C6E7" w:sz="6" w:space="0"/>
              <w:left w:val="single" w:color="B4C6E7" w:sz="6" w:space="0"/>
              <w:bottom w:val="single" w:color="B4C6E7" w:sz="6" w:space="0"/>
              <w:right w:val="single" w:color="B4C6E7" w:sz="6" w:space="0"/>
            </w:tcBorders>
            <w:shd w:val="clear" w:color="auto" w:fill="C1E4F5" w:themeFill="accent1" w:themeFillTint="33"/>
          </w:tcPr>
          <w:p w:rsidRPr="00D905DD" w:rsidR="00666508" w:rsidP="00BD2502" w:rsidRDefault="00666508" w14:paraId="0DF6DD7A"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Client POC Details</w:t>
            </w:r>
          </w:p>
        </w:tc>
        <w:tc>
          <w:tcPr>
            <w:tcW w:w="6652" w:type="dxa"/>
            <w:tcBorders>
              <w:top w:val="single" w:color="B4C6E7" w:sz="6" w:space="0"/>
              <w:left w:val="single" w:color="B4C6E7" w:sz="6" w:space="0"/>
              <w:bottom w:val="single" w:color="B4C6E7" w:sz="6" w:space="0"/>
              <w:right w:val="single" w:color="B4C6E7" w:sz="6" w:space="0"/>
            </w:tcBorders>
            <w:shd w:val="clear" w:color="auto" w:fill="auto"/>
          </w:tcPr>
          <w:p w:rsidRPr="00D905DD" w:rsidR="00666508" w:rsidP="00BD2502" w:rsidRDefault="00666508" w14:paraId="529B39DB" w14:textId="77777777">
            <w:pPr>
              <w:spacing w:after="0" w:line="240" w:lineRule="auto"/>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val="en-IN" w:eastAsia="en-IN"/>
              </w:rPr>
              <w:t xml:space="preserve">James Detherage | </w:t>
            </w:r>
            <w:hyperlink w:history="1" r:id="rId14">
              <w:r w:rsidRPr="00D905DD">
                <w:rPr>
                  <w:rStyle w:val="Hyperlink"/>
                  <w:rFonts w:ascii="Times New Roman" w:hAnsi="Times New Roman" w:eastAsia="Times New Roman" w:cs="Times New Roman"/>
                  <w:sz w:val="22"/>
                  <w:szCs w:val="22"/>
                  <w:lang w:val="en-IN" w:eastAsia="en-IN"/>
                </w:rPr>
                <w:t>jdetherage@obverse.net</w:t>
              </w:r>
            </w:hyperlink>
            <w:r w:rsidRPr="00D905DD">
              <w:rPr>
                <w:rFonts w:ascii="Times New Roman" w:hAnsi="Times New Roman" w:eastAsia="Times New Roman" w:cs="Times New Roman"/>
                <w:sz w:val="22"/>
                <w:szCs w:val="22"/>
                <w:lang w:val="en-IN" w:eastAsia="en-IN"/>
              </w:rPr>
              <w:t xml:space="preserve"> </w:t>
            </w:r>
          </w:p>
        </w:tc>
      </w:tr>
      <w:tr w:rsidRPr="00D905DD" w:rsidR="00666508" w:rsidTr="00BD2502" w14:paraId="239335FC" w14:textId="77777777">
        <w:trPr>
          <w:trHeight w:val="120"/>
        </w:trPr>
        <w:tc>
          <w:tcPr>
            <w:tcW w:w="9344" w:type="dxa"/>
            <w:gridSpan w:val="2"/>
            <w:tcBorders>
              <w:top w:val="single" w:color="B4C6E7" w:sz="6" w:space="0"/>
              <w:left w:val="single" w:color="B4C6E7" w:sz="6" w:space="0"/>
              <w:bottom w:val="single" w:color="B4C6E7" w:sz="6" w:space="0"/>
              <w:right w:val="single" w:color="B4C6E7" w:sz="6" w:space="0"/>
            </w:tcBorders>
            <w:shd w:val="clear" w:color="auto" w:fill="C1E4F5" w:themeFill="accent1" w:themeFillTint="33"/>
            <w:hideMark/>
          </w:tcPr>
          <w:p w:rsidRPr="00D905DD" w:rsidR="00666508" w:rsidP="00BD2502" w:rsidRDefault="00666508" w14:paraId="3F93C902" w14:textId="77777777">
            <w:pPr>
              <w:spacing w:after="0" w:line="240" w:lineRule="auto"/>
              <w:jc w:val="center"/>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00000"/>
                <w:sz w:val="22"/>
                <w:szCs w:val="22"/>
              </w:rPr>
              <w:t>Summary of Performance</w:t>
            </w:r>
          </w:p>
        </w:tc>
      </w:tr>
      <w:tr w:rsidRPr="00D905DD" w:rsidR="00666508" w:rsidTr="00BD2502" w14:paraId="7DFDA258" w14:textId="77777777">
        <w:trPr>
          <w:trHeight w:val="810"/>
        </w:trPr>
        <w:tc>
          <w:tcPr>
            <w:tcW w:w="9344" w:type="dxa"/>
            <w:gridSpan w:val="2"/>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D905DD" w:rsidR="00666508" w:rsidP="00BD2502" w:rsidRDefault="00666508" w14:paraId="618AB95F" w14:textId="77777777">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eastAsia="Times New Roman" w:cs="Times New Roman"/>
                <w:b/>
                <w:bCs/>
                <w:color w:val="0F4761" w:themeColor="accent1" w:themeShade="BF"/>
                <w:sz w:val="22"/>
                <w:szCs w:val="22"/>
              </w:rPr>
              <w:t>Objectives:</w:t>
            </w:r>
            <w:r w:rsidRPr="00D905DD">
              <w:rPr>
                <w:rFonts w:ascii="Times New Roman" w:hAnsi="Times New Roman" w:eastAsia="Times New Roman" w:cs="Times New Roman"/>
                <w:color w:val="0F4761" w:themeColor="accent1" w:themeShade="BF"/>
                <w:sz w:val="22"/>
                <w:szCs w:val="22"/>
              </w:rPr>
              <w:t xml:space="preserve"> </w:t>
            </w:r>
            <w:r w:rsidRPr="00D905DD">
              <w:rPr>
                <w:rFonts w:ascii="Times New Roman" w:hAnsi="Times New Roman" w:eastAsia="Times New Roman" w:cs="Times New Roman"/>
                <w:color w:val="000000"/>
                <w:sz w:val="22"/>
                <w:szCs w:val="22"/>
                <w:lang w:eastAsia="en-IN"/>
              </w:rPr>
              <w:t xml:space="preserve">OCTO frequently partners with technology consultants and has a broad scope of strategic objectives. To that end, OCTO sought data architecture support to perform operation and maintenance (O&amp;M) of logical data models, as well as mitigate risks in the implementation of a master data management strategy.  </w:t>
            </w:r>
          </w:p>
          <w:p w:rsidRPr="00D905DD" w:rsidR="00666508" w:rsidP="00BD2502" w:rsidRDefault="00666508" w14:paraId="21F64D87" w14:textId="77777777">
            <w:pPr>
              <w:spacing w:after="0" w:line="240" w:lineRule="auto"/>
              <w:textAlignment w:val="baseline"/>
              <w:rPr>
                <w:rFonts w:ascii="Times New Roman" w:hAnsi="Times New Roman" w:eastAsia="Times New Roman" w:cs="Times New Roman"/>
                <w:b/>
                <w:bCs/>
                <w:color w:val="000000"/>
                <w:sz w:val="22"/>
                <w:szCs w:val="22"/>
              </w:rPr>
            </w:pPr>
          </w:p>
          <w:p w:rsidRPr="00D905DD" w:rsidR="00666508" w:rsidP="00BD2502" w:rsidRDefault="00666508" w14:paraId="0108E99F" w14:textId="77777777">
            <w:pPr>
              <w:pStyle w:val="paragraph"/>
              <w:spacing w:before="0" w:beforeAutospacing="0" w:after="0" w:afterAutospacing="0"/>
              <w:ind w:right="166"/>
              <w:jc w:val="both"/>
              <w:textAlignment w:val="baseline"/>
              <w:rPr>
                <w:sz w:val="22"/>
                <w:szCs w:val="22"/>
              </w:rPr>
            </w:pPr>
            <w:r w:rsidRPr="00D905DD">
              <w:rPr>
                <w:b/>
                <w:bCs/>
                <w:color w:val="0F4761" w:themeColor="accent1" w:themeShade="BF"/>
                <w:sz w:val="22"/>
                <w:szCs w:val="22"/>
                <w:shd w:val="clear" w:color="auto" w:fill="FFFFFF"/>
              </w:rPr>
              <w:t xml:space="preserve">Solutions and Services Provided: </w:t>
            </w:r>
            <w:r w:rsidRPr="00D905DD">
              <w:rPr>
                <w:sz w:val="22"/>
                <w:szCs w:val="22"/>
                <w:lang w:val="en-US"/>
              </w:rPr>
              <w:t xml:space="preserve">vTech provided </w:t>
            </w:r>
            <w:r w:rsidRPr="00D905DD">
              <w:rPr>
                <w:b/>
                <w:bCs/>
                <w:sz w:val="22"/>
                <w:szCs w:val="22"/>
                <w:lang w:val="en-US"/>
              </w:rPr>
              <w:t>Database (DB) &amp; Architecture Support Services</w:t>
            </w:r>
            <w:r w:rsidRPr="00D905DD">
              <w:rPr>
                <w:sz w:val="22"/>
                <w:szCs w:val="22"/>
                <w:lang w:val="en-US"/>
              </w:rPr>
              <w:t xml:space="preserve"> by undertaking the following:</w:t>
            </w:r>
            <w:r w:rsidRPr="00D905DD">
              <w:rPr>
                <w:sz w:val="22"/>
                <w:szCs w:val="22"/>
              </w:rPr>
              <w:t> </w:t>
            </w:r>
          </w:p>
          <w:p w:rsidRPr="00D905DD" w:rsidR="00666508" w:rsidP="00666508" w:rsidRDefault="00666508" w14:paraId="4DF7275E" w14:textId="77777777">
            <w:pPr>
              <w:pStyle w:val="ListParagraph"/>
              <w:numPr>
                <w:ilvl w:val="0"/>
                <w:numId w:val="3"/>
              </w:numPr>
              <w:spacing w:after="0" w:line="240" w:lineRule="auto"/>
              <w:ind w:right="166"/>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Planned, organized, and implemented Database &amp; Architecture support projects to assist the district’s growing information needs. </w:t>
            </w:r>
            <w:r w:rsidRPr="00D905DD">
              <w:rPr>
                <w:rFonts w:ascii="Times New Roman" w:hAnsi="Times New Roman" w:eastAsia="Times New Roman" w:cs="Times New Roman"/>
                <w:sz w:val="22"/>
                <w:szCs w:val="22"/>
                <w:lang w:val="en-IN" w:eastAsia="en-IN"/>
              </w:rPr>
              <w:t> </w:t>
            </w:r>
          </w:p>
          <w:p w:rsidRPr="00D905DD" w:rsidR="00666508" w:rsidP="00666508" w:rsidRDefault="00666508" w14:paraId="1DAE1A3E" w14:textId="77777777">
            <w:pPr>
              <w:pStyle w:val="ListParagraph"/>
              <w:numPr>
                <w:ilvl w:val="0"/>
                <w:numId w:val="3"/>
              </w:numPr>
              <w:spacing w:after="0" w:line="240" w:lineRule="auto"/>
              <w:ind w:right="166"/>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Ensured the effective use of district resources by contributing to policies for effective process planning as it relates to new requirements. </w:t>
            </w:r>
            <w:r w:rsidRPr="00D905DD">
              <w:rPr>
                <w:rFonts w:ascii="Times New Roman" w:hAnsi="Times New Roman" w:eastAsia="Times New Roman" w:cs="Times New Roman"/>
                <w:sz w:val="22"/>
                <w:szCs w:val="22"/>
                <w:lang w:val="en-IN" w:eastAsia="en-IN"/>
              </w:rPr>
              <w:t> </w:t>
            </w:r>
          </w:p>
          <w:p w:rsidRPr="00D905DD" w:rsidR="00666508" w:rsidP="00666508" w:rsidRDefault="00666508" w14:paraId="3B317A57" w14:textId="77777777">
            <w:pPr>
              <w:pStyle w:val="ListParagraph"/>
              <w:numPr>
                <w:ilvl w:val="0"/>
                <w:numId w:val="3"/>
              </w:numPr>
              <w:spacing w:after="0" w:line="240" w:lineRule="auto"/>
              <w:ind w:right="166"/>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Provided expert knowledge of the Structured Query Language (SQL) environment with specific emphasis on analysis, design, and implementation of reports and report interfaces intended for the end user participating in short-term tactical planning implementation in master data management strategy.</w:t>
            </w:r>
            <w:r w:rsidRPr="00D905DD">
              <w:rPr>
                <w:rFonts w:ascii="Times New Roman" w:hAnsi="Times New Roman" w:eastAsia="Times New Roman" w:cs="Times New Roman"/>
                <w:sz w:val="22"/>
                <w:szCs w:val="22"/>
                <w:lang w:val="en-IN" w:eastAsia="en-IN"/>
              </w:rPr>
              <w:t> </w:t>
            </w:r>
          </w:p>
          <w:p w:rsidRPr="00D905DD" w:rsidR="00666508" w:rsidP="00666508" w:rsidRDefault="00666508" w14:paraId="742F2FD2" w14:textId="77777777">
            <w:pPr>
              <w:pStyle w:val="ListParagraph"/>
              <w:numPr>
                <w:ilvl w:val="0"/>
                <w:numId w:val="3"/>
              </w:numPr>
              <w:spacing w:after="0" w:line="240" w:lineRule="auto"/>
              <w:ind w:right="166"/>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Worked on critical Oracle database systems which included tasks like database patching, testing, designing, and planning for Oracle database deployment. </w:t>
            </w:r>
            <w:r w:rsidRPr="00D905DD">
              <w:rPr>
                <w:rFonts w:ascii="Times New Roman" w:hAnsi="Times New Roman" w:eastAsia="Times New Roman" w:cs="Times New Roman"/>
                <w:sz w:val="22"/>
                <w:szCs w:val="22"/>
                <w:lang w:val="en-IN" w:eastAsia="en-IN"/>
              </w:rPr>
              <w:t> </w:t>
            </w:r>
          </w:p>
          <w:p w:rsidRPr="00D905DD" w:rsidR="00666508" w:rsidP="00666508" w:rsidRDefault="00666508" w14:paraId="514A91C9" w14:textId="77777777">
            <w:pPr>
              <w:pStyle w:val="ListParagraph"/>
              <w:numPr>
                <w:ilvl w:val="0"/>
                <w:numId w:val="3"/>
              </w:numPr>
              <w:spacing w:after="0" w:line="240" w:lineRule="auto"/>
              <w:ind w:right="166"/>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Monitored database issues; conducted maintenance, backup, and disaster recovery support for the production, testing, staging, and development of Oracle databases; implemented database support for data warehousing environments and other business applications using Oracle as the database platform.</w:t>
            </w:r>
            <w:r w:rsidRPr="00D905DD">
              <w:rPr>
                <w:rFonts w:ascii="Times New Roman" w:hAnsi="Times New Roman" w:eastAsia="Times New Roman" w:cs="Times New Roman"/>
                <w:sz w:val="22"/>
                <w:szCs w:val="22"/>
                <w:lang w:val="en-IN" w:eastAsia="en-IN"/>
              </w:rPr>
              <w:t> </w:t>
            </w:r>
          </w:p>
          <w:p w:rsidRPr="00D905DD" w:rsidR="00666508" w:rsidP="00666508" w:rsidRDefault="00666508" w14:paraId="34C7A7A8" w14:textId="77777777">
            <w:pPr>
              <w:pStyle w:val="ListParagraph"/>
              <w:numPr>
                <w:ilvl w:val="0"/>
                <w:numId w:val="3"/>
              </w:numPr>
              <w:spacing w:after="0" w:line="240" w:lineRule="auto"/>
              <w:ind w:right="166"/>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Designed and developed activities for implementation of Oracle Enterprise Manager 12c including the installation of new monitoring database modules for enterprise applications such as PeopleSoft 9.2. </w:t>
            </w:r>
            <w:r w:rsidRPr="00D905DD">
              <w:rPr>
                <w:rFonts w:ascii="Times New Roman" w:hAnsi="Times New Roman" w:eastAsia="Times New Roman" w:cs="Times New Roman"/>
                <w:sz w:val="22"/>
                <w:szCs w:val="22"/>
                <w:lang w:val="en-IN" w:eastAsia="en-IN"/>
              </w:rPr>
              <w:t> </w:t>
            </w:r>
          </w:p>
          <w:p w:rsidRPr="00D905DD" w:rsidR="00666508" w:rsidP="00666508" w:rsidRDefault="00666508" w14:paraId="6A77B77D" w14:textId="77777777">
            <w:pPr>
              <w:pStyle w:val="ListParagraph"/>
              <w:numPr>
                <w:ilvl w:val="0"/>
                <w:numId w:val="3"/>
              </w:numPr>
              <w:spacing w:after="0" w:line="240" w:lineRule="auto"/>
              <w:ind w:right="166"/>
              <w:textAlignment w:val="baseline"/>
              <w:rPr>
                <w:rFonts w:ascii="Times New Roman" w:hAnsi="Times New Roman" w:eastAsia="Times New Roman" w:cs="Times New Roman"/>
                <w:sz w:val="22"/>
                <w:szCs w:val="22"/>
                <w:lang w:val="en-IN" w:eastAsia="en-IN"/>
              </w:rPr>
            </w:pPr>
            <w:r w:rsidRPr="00D905DD">
              <w:rPr>
                <w:rFonts w:ascii="Times New Roman" w:hAnsi="Times New Roman" w:eastAsia="Times New Roman" w:cs="Times New Roman"/>
                <w:sz w:val="22"/>
                <w:szCs w:val="22"/>
                <w:lang w:eastAsia="en-IN"/>
              </w:rPr>
              <w:t>Conducted database administration and management which included the creation of data and data dictionaries.</w:t>
            </w:r>
            <w:r w:rsidRPr="00D905DD">
              <w:rPr>
                <w:rFonts w:ascii="Times New Roman" w:hAnsi="Times New Roman" w:eastAsia="Times New Roman" w:cs="Times New Roman"/>
                <w:sz w:val="22"/>
                <w:szCs w:val="22"/>
                <w:lang w:val="en-IN" w:eastAsia="en-IN"/>
              </w:rPr>
              <w:t> </w:t>
            </w:r>
          </w:p>
          <w:p w:rsidRPr="00D905DD" w:rsidR="00666508" w:rsidP="00BD2502" w:rsidRDefault="00666508" w14:paraId="0DC71FFD" w14:textId="77777777">
            <w:pPr>
              <w:spacing w:after="0" w:line="240" w:lineRule="auto"/>
              <w:textAlignment w:val="baseline"/>
              <w:rPr>
                <w:rFonts w:ascii="Times New Roman" w:hAnsi="Times New Roman" w:eastAsia="Times New Roman" w:cs="Times New Roman"/>
                <w:b/>
                <w:bCs/>
                <w:color w:val="0F4761" w:themeColor="accent1" w:themeShade="BF"/>
                <w:sz w:val="22"/>
                <w:szCs w:val="22"/>
                <w:shd w:val="clear" w:color="auto" w:fill="FFFFFF"/>
              </w:rPr>
            </w:pPr>
            <w:r w:rsidRPr="00D905DD">
              <w:rPr>
                <w:rFonts w:ascii="Times New Roman" w:hAnsi="Times New Roman" w:eastAsia="Times New Roman" w:cs="Times New Roman"/>
                <w:sz w:val="22"/>
                <w:szCs w:val="22"/>
                <w:lang w:eastAsia="en-IN"/>
              </w:rPr>
              <w:t>One of the deliverables for this project required vTech to architect and design technical solutions for the modernization of applications, advanced and secure networks and cloud initiatives based on industry standards and best practices. We were responsible for designing technology components for enterprise solutions and defining solution architectures and reference architectures with a focus on cloud technologies.</w:t>
            </w:r>
          </w:p>
          <w:p w:rsidRPr="00D905DD" w:rsidR="00666508" w:rsidP="00BD2502" w:rsidRDefault="00666508" w14:paraId="2B22DDC4" w14:textId="77777777">
            <w:pPr>
              <w:spacing w:after="0" w:line="240" w:lineRule="auto"/>
              <w:textAlignment w:val="baseline"/>
              <w:rPr>
                <w:rFonts w:ascii="Times New Roman" w:hAnsi="Times New Roman" w:eastAsia="Times New Roman" w:cs="Times New Roman"/>
                <w:b/>
                <w:bCs/>
                <w:color w:val="000000"/>
                <w:sz w:val="22"/>
                <w:szCs w:val="22"/>
              </w:rPr>
            </w:pPr>
          </w:p>
          <w:p w:rsidRPr="00D905DD" w:rsidR="00666508" w:rsidP="00BD2502" w:rsidRDefault="00666508" w14:paraId="73A26C29" w14:textId="77777777">
            <w:pPr>
              <w:spacing w:after="0" w:line="240" w:lineRule="auto"/>
              <w:textAlignment w:val="baseline"/>
              <w:rPr>
                <w:rFonts w:ascii="Times New Roman" w:hAnsi="Times New Roman" w:cs="Times New Roman"/>
                <w:color w:val="000000"/>
                <w:sz w:val="22"/>
                <w:szCs w:val="22"/>
              </w:rPr>
            </w:pPr>
            <w:r w:rsidRPr="00D905DD">
              <w:rPr>
                <w:rFonts w:ascii="Times New Roman" w:hAnsi="Times New Roman" w:eastAsia="Times New Roman" w:cs="Times New Roman"/>
                <w:b/>
                <w:bCs/>
                <w:color w:val="0F4761" w:themeColor="accent1" w:themeShade="BF"/>
                <w:sz w:val="22"/>
                <w:szCs w:val="22"/>
                <w:shd w:val="clear" w:color="auto" w:fill="FFFFFF"/>
              </w:rPr>
              <w:t>Results:</w:t>
            </w:r>
            <w:r w:rsidRPr="00D905DD">
              <w:rPr>
                <w:rFonts w:ascii="Times New Roman" w:hAnsi="Times New Roman" w:eastAsia="Times New Roman" w:cs="Times New Roman"/>
                <w:color w:val="0F4761" w:themeColor="accent1" w:themeShade="BF"/>
                <w:sz w:val="22"/>
                <w:szCs w:val="22"/>
                <w:shd w:val="clear" w:color="auto" w:fill="FFFFFF"/>
              </w:rPr>
              <w:t xml:space="preserve"> </w:t>
            </w:r>
            <w:r w:rsidRPr="00D905DD">
              <w:rPr>
                <w:rFonts w:ascii="Times New Roman" w:hAnsi="Times New Roman" w:cs="Times New Roman"/>
                <w:color w:val="000000"/>
                <w:sz w:val="22"/>
                <w:szCs w:val="22"/>
              </w:rPr>
              <w:t>vTech successfully provided Database and Architecture support that helped OCTO to serve its customers more effectively. With our support, OCTO attained extended hardware lifecycle, reduced storage-related maintenance costs, and deferred capital expenditure. vTech’s managed data architecture empowered OCTO's employees at all levels to extract valuable insights from data that are necessary to achieve business goals and propel OCTO’s success. vTech successfully steered the expansion of the dc.net services to the local government, ensuring that the public always stays well-informed.</w:t>
            </w:r>
          </w:p>
          <w:p w:rsidRPr="00D905DD" w:rsidR="00666508" w:rsidP="00BD2502" w:rsidRDefault="00666508" w14:paraId="391C576F" w14:textId="77777777">
            <w:pPr>
              <w:spacing w:after="0" w:line="240" w:lineRule="auto"/>
              <w:textAlignment w:val="baseline"/>
              <w:rPr>
                <w:rFonts w:ascii="Times New Roman" w:hAnsi="Times New Roman" w:eastAsia="Times New Roman" w:cs="Times New Roman"/>
                <w:color w:val="0F4761" w:themeColor="accent1" w:themeShade="BF"/>
                <w:sz w:val="22"/>
                <w:szCs w:val="22"/>
                <w:shd w:val="clear" w:color="auto" w:fill="FFFFFF"/>
              </w:rPr>
            </w:pPr>
          </w:p>
          <w:p w:rsidRPr="00D905DD" w:rsidR="00666508" w:rsidP="00BD2502" w:rsidRDefault="00666508" w14:paraId="0F52FE97" w14:textId="77777777">
            <w:pPr>
              <w:spacing w:after="0" w:line="240" w:lineRule="auto"/>
              <w:textAlignment w:val="baseline"/>
              <w:rPr>
                <w:rFonts w:ascii="Times New Roman" w:hAnsi="Times New Roman" w:eastAsia="Times New Roman" w:cs="Times New Roman"/>
                <w:b/>
                <w:bCs/>
                <w:color w:val="000000"/>
                <w:sz w:val="22"/>
                <w:szCs w:val="22"/>
              </w:rPr>
            </w:pPr>
          </w:p>
        </w:tc>
      </w:tr>
      <w:tr w:rsidRPr="00D905DD" w:rsidR="00666508" w:rsidTr="00BD2502" w14:paraId="62BCBCFC" w14:textId="77777777">
        <w:trPr>
          <w:trHeight w:val="135"/>
        </w:trPr>
        <w:tc>
          <w:tcPr>
            <w:tcW w:w="9344" w:type="dxa"/>
            <w:gridSpan w:val="2"/>
            <w:tcBorders>
              <w:top w:val="single" w:color="5B9BD5" w:sz="6" w:space="0"/>
              <w:left w:val="single" w:color="5B9BD5" w:sz="6" w:space="0"/>
              <w:bottom w:val="single" w:color="5B9BD5" w:sz="6" w:space="0"/>
              <w:right w:val="single" w:color="5B9BD5" w:sz="6" w:space="0"/>
            </w:tcBorders>
            <w:shd w:val="clear" w:color="auto" w:fill="C1E4F5" w:themeFill="accent1" w:themeFillTint="33"/>
            <w:vAlign w:val="center"/>
            <w:hideMark/>
          </w:tcPr>
          <w:p w:rsidRPr="00D905DD" w:rsidR="00666508" w:rsidP="00BD2502" w:rsidRDefault="00666508" w14:paraId="064A12B7" w14:textId="77777777">
            <w:pPr>
              <w:spacing w:after="0" w:line="240" w:lineRule="auto"/>
              <w:jc w:val="center"/>
              <w:textAlignment w:val="baseline"/>
              <w:rPr>
                <w:rFonts w:ascii="Times New Roman" w:hAnsi="Times New Roman" w:eastAsia="Times New Roman" w:cs="Times New Roman"/>
                <w:b/>
                <w:bCs/>
                <w:color w:val="000000"/>
                <w:sz w:val="22"/>
                <w:szCs w:val="22"/>
              </w:rPr>
            </w:pPr>
            <w:r w:rsidRPr="00D905DD">
              <w:rPr>
                <w:rFonts w:ascii="Times New Roman" w:hAnsi="Times New Roman" w:cs="Times New Roman"/>
                <w:b/>
                <w:bCs/>
                <w:sz w:val="22"/>
                <w:szCs w:val="22"/>
              </w:rPr>
              <w:lastRenderedPageBreak/>
              <w:t>Relevance to Proposed Scope</w:t>
            </w:r>
          </w:p>
        </w:tc>
      </w:tr>
      <w:tr w:rsidRPr="00D905DD" w:rsidR="00666508" w:rsidTr="00BD2502" w14:paraId="2617EF78" w14:textId="77777777">
        <w:trPr>
          <w:trHeight w:val="768"/>
        </w:trPr>
        <w:tc>
          <w:tcPr>
            <w:tcW w:w="9344" w:type="dxa"/>
            <w:gridSpan w:val="2"/>
            <w:tcBorders>
              <w:top w:val="single" w:color="5B9BD5" w:sz="6" w:space="0"/>
              <w:left w:val="single" w:color="5B9BD5" w:sz="6" w:space="0"/>
              <w:bottom w:val="single" w:color="5B9BD5" w:sz="6" w:space="0"/>
              <w:right w:val="single" w:color="5B9BD5" w:sz="6" w:space="0"/>
            </w:tcBorders>
            <w:shd w:val="clear" w:color="auto" w:fill="auto"/>
            <w:vAlign w:val="center"/>
            <w:hideMark/>
          </w:tcPr>
          <w:p w:rsidRPr="00D905DD" w:rsidR="00666508" w:rsidP="00BD2502" w:rsidRDefault="008A6ECE" w14:paraId="7DAB0CD3" w14:textId="55B875B5">
            <w:pPr>
              <w:spacing w:after="0" w:line="240" w:lineRule="auto"/>
              <w:textAlignment w:val="baseline"/>
              <w:rPr>
                <w:rFonts w:ascii="Times New Roman" w:hAnsi="Times New Roman" w:eastAsia="Times New Roman" w:cs="Times New Roman"/>
                <w:b/>
                <w:bCs/>
                <w:color w:val="000000"/>
                <w:sz w:val="22"/>
                <w:szCs w:val="22"/>
              </w:rPr>
            </w:pPr>
            <w:r w:rsidRPr="00D905DD">
              <w:rPr>
                <w:rFonts w:ascii="Times New Roman" w:hAnsi="Times New Roman" w:cs="Times New Roman"/>
                <w:sz w:val="22"/>
                <w:szCs w:val="22"/>
              </w:rPr>
              <w:t>These</w:t>
            </w:r>
            <w:r w:rsidRPr="00D905DD">
              <w:rPr>
                <w:rFonts w:ascii="Times New Roman" w:hAnsi="Times New Roman" w:eastAsia="Times New Roman" w:cs="Times New Roman"/>
                <w:color w:val="FF0000"/>
                <w:sz w:val="22"/>
                <w:szCs w:val="22"/>
                <w:shd w:val="clear" w:color="auto" w:fill="FFFFFF"/>
              </w:rPr>
              <w:t xml:space="preserve"> </w:t>
            </w:r>
            <w:r w:rsidRPr="00D905DD">
              <w:rPr>
                <w:rFonts w:ascii="Times New Roman" w:hAnsi="Times New Roman" w:eastAsia="Times New Roman" w:cs="Times New Roman"/>
                <w:sz w:val="22"/>
                <w:szCs w:val="22"/>
                <w:shd w:val="clear" w:color="auto" w:fill="FFFFFF"/>
              </w:rPr>
              <w:t>services share similarities with the scope of the proposed project in terms of</w:t>
            </w:r>
            <w:r w:rsidRPr="00D905DD">
              <w:rPr>
                <w:rFonts w:ascii="Times New Roman" w:hAnsi="Times New Roman" w:eastAsia="Times New Roman" w:cs="Times New Roman"/>
                <w:color w:val="FF0000"/>
                <w:sz w:val="22"/>
                <w:szCs w:val="22"/>
                <w:shd w:val="clear" w:color="auto" w:fill="FFFFFF"/>
              </w:rPr>
              <w:t xml:space="preserve"> {insert two or three services the proposed client needs that were provided in this past performance, e.g. </w:t>
            </w:r>
            <w:r w:rsidRPr="00D905DD" w:rsidR="00666508">
              <w:rPr>
                <w:rFonts w:ascii="Times New Roman" w:hAnsi="Times New Roman" w:cs="Times New Roman"/>
                <w:color w:val="FF0000"/>
                <w:sz w:val="22"/>
                <w:szCs w:val="22"/>
              </w:rPr>
              <w:t>Digital Asset Management at the federal level</w:t>
            </w:r>
            <w:r w:rsidRPr="00D905DD">
              <w:rPr>
                <w:rFonts w:ascii="Times New Roman" w:hAnsi="Times New Roman" w:cs="Times New Roman"/>
                <w:color w:val="FF0000"/>
                <w:sz w:val="22"/>
                <w:szCs w:val="22"/>
              </w:rPr>
              <w:t>}</w:t>
            </w:r>
            <w:r w:rsidRPr="00D905DD">
              <w:rPr>
                <w:rFonts w:ascii="Times New Roman" w:hAnsi="Times New Roman" w:cs="Times New Roman"/>
                <w:sz w:val="22"/>
                <w:szCs w:val="22"/>
              </w:rPr>
              <w:t>.</w:t>
            </w:r>
          </w:p>
        </w:tc>
      </w:tr>
    </w:tbl>
    <w:p w:rsidRPr="00D905DD" w:rsidR="00666508" w:rsidP="008A6ECE" w:rsidRDefault="00666508" w14:paraId="0469D77F" w14:textId="77777777">
      <w:pPr>
        <w:rPr>
          <w:rFonts w:ascii="Times New Roman" w:hAnsi="Times New Roman" w:cs="Times New Roman"/>
          <w:sz w:val="22"/>
          <w:szCs w:val="22"/>
        </w:rPr>
      </w:pPr>
    </w:p>
    <w:p w:rsidRPr="00D905DD" w:rsidR="008A6ECE" w:rsidP="008A6ECE" w:rsidRDefault="00D905DD" w14:paraId="36F7B04D" w14:textId="1511F7D9">
      <w:pPr>
        <w:pStyle w:val="Heading2"/>
        <w:rPr>
          <w:rFonts w:ascii="Times New Roman" w:hAnsi="Times New Roman" w:cs="Times New Roman"/>
          <w:b/>
          <w:bCs/>
          <w:sz w:val="24"/>
          <w:szCs w:val="24"/>
        </w:rPr>
      </w:pPr>
      <w:bookmarkStart w:name="_Toc159859076" w:id="10"/>
      <w:bookmarkStart w:name="_Toc161139472" w:id="11"/>
      <w:r w:rsidRPr="00D905DD">
        <w:rPr>
          <w:rFonts w:ascii="Times New Roman" w:hAnsi="Times New Roman" w:cs="Times New Roman"/>
          <w:b/>
          <w:bCs/>
          <w:sz w:val="24"/>
          <w:szCs w:val="24"/>
        </w:rPr>
        <w:t>1</w:t>
      </w:r>
      <w:r w:rsidRPr="00D905DD" w:rsidR="008A6ECE">
        <w:rPr>
          <w:rFonts w:ascii="Times New Roman" w:hAnsi="Times New Roman" w:cs="Times New Roman"/>
          <w:b/>
          <w:bCs/>
          <w:sz w:val="24"/>
          <w:szCs w:val="24"/>
        </w:rPr>
        <w:t>.</w:t>
      </w:r>
      <w:r w:rsidRPr="00D905DD">
        <w:rPr>
          <w:rFonts w:ascii="Times New Roman" w:hAnsi="Times New Roman" w:cs="Times New Roman"/>
          <w:b/>
          <w:bCs/>
          <w:sz w:val="24"/>
          <w:szCs w:val="24"/>
        </w:rPr>
        <w:t>4</w:t>
      </w:r>
      <w:r w:rsidRPr="00D905DD" w:rsidR="008A6ECE">
        <w:rPr>
          <w:rFonts w:ascii="Times New Roman" w:hAnsi="Times New Roman" w:cs="Times New Roman"/>
          <w:b/>
          <w:bCs/>
          <w:sz w:val="24"/>
          <w:szCs w:val="24"/>
        </w:rPr>
        <w:t xml:space="preserve"> USDA NAL: IT Library Support Systems Operations and Maintenance</w:t>
      </w:r>
      <w:bookmarkEnd w:id="10"/>
      <w:bookmarkEnd w:id="11"/>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92"/>
        <w:gridCol w:w="6652"/>
      </w:tblGrid>
      <w:tr w:rsidRPr="00D905DD" w:rsidR="008A6ECE" w:rsidTr="00BD2502" w14:paraId="480CCCE9"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57335ADB"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Client Name</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68315813"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kern w:val="0"/>
                <w:sz w:val="22"/>
                <w:szCs w:val="22"/>
                <w14:ligatures w14:val="none"/>
              </w:rPr>
              <w:t>U.S. Department of Agriculture (USDA) National Agricultural Library (NAL) </w:t>
            </w:r>
          </w:p>
        </w:tc>
      </w:tr>
      <w:tr w:rsidRPr="00D905DD" w:rsidR="008A6ECE" w:rsidTr="00BD2502" w14:paraId="2659DDC6"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2E1DD1B9"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Prime or Subcontractor</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49038032"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Prime</w:t>
            </w:r>
          </w:p>
        </w:tc>
      </w:tr>
      <w:tr w:rsidRPr="00D905DD" w:rsidR="008A6ECE" w:rsidTr="00BD2502" w14:paraId="59765B3B"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hideMark/>
          </w:tcPr>
          <w:p w:rsidRPr="00D905DD" w:rsidR="008A6ECE" w:rsidP="00BD2502" w:rsidRDefault="008A6ECE" w14:paraId="609DC613"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Project Name</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1FC4BC3E" w14:textId="77777777">
            <w:pPr>
              <w:spacing w:after="0" w:line="240" w:lineRule="auto"/>
              <w:textAlignment w:val="baseline"/>
              <w:rPr>
                <w:rFonts w:ascii="Times New Roman" w:hAnsi="Times New Roman" w:eastAsia="Times New Roman" w:cs="Times New Roman"/>
                <w:kern w:val="0"/>
                <w:sz w:val="22"/>
                <w:szCs w:val="22"/>
                <w14:ligatures w14:val="none"/>
              </w:rPr>
            </w:pPr>
            <w:r w:rsidRPr="00D905DD">
              <w:rPr>
                <w:rFonts w:ascii="Times New Roman" w:hAnsi="Times New Roman" w:eastAsia="Times New Roman" w:cs="Times New Roman"/>
                <w:kern w:val="0"/>
                <w:sz w:val="22"/>
                <w:szCs w:val="22"/>
                <w14:ligatures w14:val="none"/>
              </w:rPr>
              <w:t>IT Library Support Systems Operations and Maintenance</w:t>
            </w:r>
          </w:p>
        </w:tc>
      </w:tr>
      <w:tr w:rsidRPr="00D905DD" w:rsidR="008A6ECE" w:rsidTr="00BD2502" w14:paraId="73DCBC3C" w14:textId="77777777">
        <w:trPr>
          <w:trHeight w:val="33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2C96D5EE"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Period of Performance   </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3199C9BA"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09/30/2022 – 09/29/2026 </w:t>
            </w:r>
          </w:p>
        </w:tc>
      </w:tr>
      <w:tr w:rsidRPr="00D905DD" w:rsidR="008A6ECE" w:rsidTr="00BD2502" w14:paraId="0B27C5B8" w14:textId="77777777">
        <w:trPr>
          <w:trHeight w:val="33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hideMark/>
          </w:tcPr>
          <w:p w:rsidRPr="00D905DD" w:rsidR="008A6ECE" w:rsidP="00BD2502" w:rsidRDefault="008A6ECE" w14:paraId="762E3790"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Contract Value </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hideMark/>
          </w:tcPr>
          <w:p w:rsidRPr="00D905DD" w:rsidR="008A6ECE" w:rsidP="00BD2502" w:rsidRDefault="008A6ECE" w14:paraId="6616938F"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$1,008,975.00 </w:t>
            </w:r>
          </w:p>
        </w:tc>
      </w:tr>
      <w:tr w:rsidRPr="00D905DD" w:rsidR="008A6ECE" w:rsidTr="00BD2502" w14:paraId="08375399" w14:textId="77777777">
        <w:trPr>
          <w:trHeight w:val="27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0FD8E57C"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Client POC Details</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0EE87E06"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 xml:space="preserve">Sherry Panzer | </w:t>
            </w:r>
            <w:hyperlink w:history="1" r:id="rId15">
              <w:r w:rsidRPr="00D905DD">
                <w:rPr>
                  <w:rStyle w:val="Hyperlink"/>
                  <w:rFonts w:ascii="Times New Roman" w:hAnsi="Times New Roman" w:eastAsia="Times New Roman" w:cs="Times New Roman"/>
                  <w:color w:val="215E99" w:themeColor="text2" w:themeTint="BF"/>
                  <w:kern w:val="0"/>
                  <w:sz w:val="22"/>
                  <w:szCs w:val="22"/>
                  <w14:ligatures w14:val="none"/>
                </w:rPr>
                <w:t>Sherry.Panzer@usda.gov</w:t>
              </w:r>
            </w:hyperlink>
            <w:r w:rsidRPr="00D905DD">
              <w:rPr>
                <w:rFonts w:ascii="Times New Roman" w:hAnsi="Times New Roman" w:eastAsia="Times New Roman" w:cs="Times New Roman"/>
                <w:color w:val="000000"/>
                <w:kern w:val="0"/>
                <w:sz w:val="22"/>
                <w:szCs w:val="22"/>
                <w14:ligatures w14:val="none"/>
              </w:rPr>
              <w:t xml:space="preserve"> | 301.504.1074  </w:t>
            </w:r>
          </w:p>
        </w:tc>
      </w:tr>
      <w:tr w:rsidRPr="00D905DD" w:rsidR="008A6ECE" w:rsidTr="00B64485" w14:paraId="76FD1761" w14:textId="77777777">
        <w:trPr>
          <w:trHeight w:val="120"/>
        </w:trPr>
        <w:tc>
          <w:tcPr>
            <w:tcW w:w="9344" w:type="dxa"/>
            <w:gridSpan w:val="2"/>
            <w:tcBorders>
              <w:top w:val="single" w:color="83CAEB" w:themeColor="accent1" w:themeTint="66" w:sz="6" w:space="0"/>
              <w:left w:val="single" w:color="83CAEB" w:themeColor="accent1" w:themeTint="66" w:sz="6" w:space="0"/>
              <w:bottom w:val="single" w:color="45B0E1" w:themeColor="accent1" w:themeTint="99" w:sz="6" w:space="0"/>
              <w:right w:val="single" w:color="83CAEB" w:themeColor="accent1" w:themeTint="66" w:sz="6" w:space="0"/>
            </w:tcBorders>
            <w:shd w:val="clear" w:color="auto" w:fill="C1E4F5" w:themeFill="accent1" w:themeFillTint="33"/>
            <w:hideMark/>
          </w:tcPr>
          <w:p w:rsidRPr="00D905DD" w:rsidR="008A6ECE" w:rsidP="00BD2502" w:rsidRDefault="008A6ECE" w14:paraId="4D8EB686" w14:textId="77777777">
            <w:pPr>
              <w:spacing w:after="0" w:line="240" w:lineRule="auto"/>
              <w:jc w:val="center"/>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Summary of Performance</w:t>
            </w:r>
          </w:p>
        </w:tc>
      </w:tr>
      <w:tr w:rsidRPr="00D905DD" w:rsidR="008A6ECE" w:rsidTr="00D80BCB" w14:paraId="3B2F029C" w14:textId="77777777">
        <w:trPr>
          <w:trHeight w:val="810"/>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auto"/>
            <w:vAlign w:val="center"/>
            <w:hideMark/>
          </w:tcPr>
          <w:p w:rsidRPr="00D905DD" w:rsidR="008A6ECE" w:rsidP="00BD2502" w:rsidRDefault="008A6ECE" w14:paraId="6676E93C"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b/>
                <w:bCs/>
                <w:color w:val="0F4761" w:themeColor="accent1" w:themeShade="BF"/>
                <w:kern w:val="0"/>
                <w:sz w:val="22"/>
                <w:szCs w:val="22"/>
                <w14:ligatures w14:val="none"/>
              </w:rPr>
              <w:t>Objectives:</w:t>
            </w:r>
            <w:r w:rsidRPr="00D905DD">
              <w:rPr>
                <w:rFonts w:ascii="Times New Roman" w:hAnsi="Times New Roman" w:eastAsia="Times New Roman" w:cs="Times New Roman"/>
                <w:color w:val="0F4761" w:themeColor="accent1" w:themeShade="BF"/>
                <w:kern w:val="0"/>
                <w:sz w:val="22"/>
                <w:szCs w:val="22"/>
                <w14:ligatures w14:val="none"/>
              </w:rPr>
              <w:t xml:space="preserve"> </w:t>
            </w:r>
            <w:r w:rsidRPr="00D905DD">
              <w:rPr>
                <w:rFonts w:ascii="Times New Roman" w:hAnsi="Times New Roman" w:eastAsia="Times New Roman" w:cs="Times New Roman"/>
                <w:color w:val="000000"/>
                <w:kern w:val="0"/>
                <w:sz w:val="22"/>
                <w:szCs w:val="22"/>
                <w14:ligatures w14:val="none"/>
              </w:rPr>
              <w:t>USDA NAL was seeking a contractor with solid experience and expertise to support operations and maintenance (O&amp;M) of NAL’s web applications at the highest levels of user experience. The required support needed to employ the following:</w:t>
            </w:r>
          </w:p>
          <w:p w:rsidRPr="00D905DD" w:rsidR="008A6ECE" w:rsidP="008A6ECE" w:rsidRDefault="008A6ECE" w14:paraId="7ADE8C84" w14:textId="77777777">
            <w:pPr>
              <w:pStyle w:val="ListParagraph"/>
              <w:numPr>
                <w:ilvl w:val="0"/>
                <w:numId w:val="5"/>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Industry best practices tools and techniques such as (ISO) 20000, ISO 9000 ITIL, and the Project Management Body of Knowledge (PMBOK)</w:t>
            </w:r>
          </w:p>
          <w:p w:rsidRPr="00D905DD" w:rsidR="008A6ECE" w:rsidP="008A6ECE" w:rsidRDefault="008A6ECE" w14:paraId="46C1AF78" w14:textId="77777777">
            <w:pPr>
              <w:pStyle w:val="ListParagraph"/>
              <w:numPr>
                <w:ilvl w:val="0"/>
                <w:numId w:val="5"/>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Innovative techniques such as Remote Process Automation (RPA), a maintenance process using the latest 508 requirements, and a digital playbook to assess the applications of NAL.</w:t>
            </w:r>
          </w:p>
          <w:p w:rsidRPr="00D905DD" w:rsidR="008A6ECE" w:rsidP="008A6ECE" w:rsidRDefault="008A6ECE" w14:paraId="0F7570D4" w14:textId="77777777">
            <w:pPr>
              <w:pStyle w:val="ListParagraph"/>
              <w:numPr>
                <w:ilvl w:val="0"/>
                <w:numId w:val="5"/>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 xml:space="preserve">Key skills and requirements for supporting application systems, including troubleshooting, modifying, maintaining, and enhancing NAL web applications. </w:t>
            </w:r>
          </w:p>
          <w:p w:rsidRPr="00D905DD" w:rsidR="008A6ECE" w:rsidP="00BD2502" w:rsidRDefault="008A6ECE" w14:paraId="27762D83"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NAL’s main objective was to establish standard Change Management Processes for creating, reviewing, approving, scheduling, and implementing changes within the Information Systems Division (</w:t>
            </w:r>
            <w:r w:rsidRPr="00D905DD">
              <w:rPr>
                <w:rFonts w:ascii="Times New Roman" w:hAnsi="Times New Roman" w:eastAsia="Times New Roman" w:cs="Times New Roman"/>
                <w:kern w:val="0"/>
                <w:sz w:val="22"/>
                <w:szCs w:val="22"/>
                <w14:ligatures w14:val="none"/>
              </w:rPr>
              <w:t xml:space="preserve">ISD) </w:t>
            </w:r>
            <w:r w:rsidRPr="00D905DD">
              <w:rPr>
                <w:rFonts w:ascii="Times New Roman" w:hAnsi="Times New Roman" w:eastAsia="Times New Roman" w:cs="Times New Roman"/>
                <w:color w:val="000000"/>
                <w:kern w:val="0"/>
                <w:sz w:val="22"/>
                <w:szCs w:val="22"/>
                <w14:ligatures w14:val="none"/>
              </w:rPr>
              <w:t>systems and technical environment for ongoing O&amp;M support.</w:t>
            </w:r>
            <w:r w:rsidRPr="00D905DD">
              <w:rPr>
                <w:rFonts w:ascii="Times New Roman" w:hAnsi="Times New Roman" w:eastAsia="Times New Roman" w:cs="Times New Roman"/>
                <w:b/>
                <w:bCs/>
                <w:color w:val="000000"/>
                <w:kern w:val="0"/>
                <w:sz w:val="22"/>
                <w:szCs w:val="22"/>
                <w14:ligatures w14:val="none"/>
              </w:rPr>
              <w:t> </w:t>
            </w:r>
          </w:p>
          <w:p w:rsidRPr="00D905DD" w:rsidR="008A6ECE" w:rsidP="00BD2502" w:rsidRDefault="008A6ECE" w14:paraId="7BBCD2C7"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p w:rsidRPr="00D905DD" w:rsidR="008A6ECE" w:rsidP="00BD2502" w:rsidRDefault="008A6ECE" w14:paraId="15EF147B" w14:textId="77777777">
            <w:pPr>
              <w:spacing w:after="0" w:line="240" w:lineRule="auto"/>
              <w:textAlignment w:val="baseline"/>
              <w:rPr>
                <w:rFonts w:ascii="Times New Roman" w:hAnsi="Times New Roman" w:eastAsia="Times New Roman" w:cs="Times New Roman"/>
                <w:b/>
                <w:bCs/>
                <w:color w:val="0F4761" w:themeColor="accent1" w:themeShade="BF"/>
                <w:kern w:val="0"/>
                <w:sz w:val="22"/>
                <w:szCs w:val="22"/>
                <w:shd w:val="clear" w:color="auto" w:fill="FFFFFF"/>
                <w14:ligatures w14:val="none"/>
              </w:rPr>
            </w:pPr>
            <w:r w:rsidRPr="00D905DD">
              <w:rPr>
                <w:rFonts w:ascii="Times New Roman" w:hAnsi="Times New Roman" w:eastAsia="Times New Roman" w:cs="Times New Roman"/>
                <w:b/>
                <w:bCs/>
                <w:color w:val="0F4761" w:themeColor="accent1" w:themeShade="BF"/>
                <w:kern w:val="0"/>
                <w:sz w:val="22"/>
                <w:szCs w:val="22"/>
                <w:shd w:val="clear" w:color="auto" w:fill="FFFFFF"/>
                <w14:ligatures w14:val="none"/>
              </w:rPr>
              <w:t>Solutions and Services Provided:</w:t>
            </w:r>
          </w:p>
          <w:p w:rsidRPr="00D905DD" w:rsidR="008A6ECE" w:rsidP="00BD2502" w:rsidRDefault="008A6ECE" w14:paraId="0FF173A6"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shd w:val="clear" w:color="auto" w:fill="FFFFFF"/>
                <w14:ligatures w14:val="none"/>
              </w:rPr>
              <w:t>Application Support: </w:t>
            </w:r>
            <w:r w:rsidRPr="00D905DD">
              <w:rPr>
                <w:rFonts w:ascii="Times New Roman" w:hAnsi="Times New Roman" w:eastAsia="Times New Roman" w:cs="Times New Roman"/>
                <w:color w:val="000000"/>
                <w:kern w:val="0"/>
                <w:sz w:val="22"/>
                <w:szCs w:val="22"/>
                <w:shd w:val="clear" w:color="auto" w:fill="FFFFFF"/>
                <w14:ligatures w14:val="none"/>
              </w:rPr>
              <w:t>vTech provided comprehensive support for NAL systems and implemented cutting-edge technologies for ongoing Project Management of NAL’s O&amp;M and updates to NAL applications and web services. Our expert team supported the entire Change Request process, including minor enhancements and defects for applications, systems, and web/application services. We leveraged automation and streamlined processes to improve operational efficiency and effectiveness. In addition, we proactively engaged in troubleshooting and resolved issues with applications in NAL's development, staging/testing, and production environments. To maintain and enhance application performance, we carried out a full range of activities, including analysis, design, programming, and documentation. We also implemented strict security measures to protect the applications from any potential threats. Our team designed and executed rigorous unit and user tests to validate the quality and effectiveness of the applications. </w:t>
            </w:r>
            <w:r w:rsidRPr="00D905DD">
              <w:rPr>
                <w:rFonts w:ascii="Times New Roman" w:hAnsi="Times New Roman" w:eastAsia="Times New Roman" w:cs="Times New Roman"/>
                <w:b/>
                <w:bCs/>
                <w:color w:val="000000"/>
                <w:kern w:val="0"/>
                <w:sz w:val="22"/>
                <w:szCs w:val="22"/>
                <w14:ligatures w14:val="none"/>
              </w:rPr>
              <w:t> </w:t>
            </w:r>
          </w:p>
          <w:p w:rsidRPr="00D905DD" w:rsidR="008A6ECE" w:rsidP="00BD2502" w:rsidRDefault="008A6ECE" w14:paraId="3CEE6D4A"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shd w:val="clear" w:color="auto" w:fill="FFFFFF"/>
                <w14:ligatures w14:val="none"/>
              </w:rPr>
              <w:t>Operations and Maintenance:</w:t>
            </w:r>
            <w:r w:rsidRPr="00D905DD">
              <w:rPr>
                <w:rFonts w:ascii="Times New Roman" w:hAnsi="Times New Roman" w:eastAsia="Times New Roman" w:cs="Times New Roman"/>
                <w:color w:val="000000"/>
                <w:kern w:val="0"/>
                <w:sz w:val="22"/>
                <w:szCs w:val="22"/>
                <w14:ligatures w14:val="none"/>
              </w:rPr>
              <w:t xml:space="preserve"> vTech performed Application Operations and Maintenance (AOM) for continuous update analysis, modification, and re-evaluation of NAL's existing processes and web applications. Some best practices we used include making and following a maintenance schedule, prioritizing issue fixing, testing the maintenance updates, verifying the testing results, and outsourcing the application maintenance. With comprehensive data collection, intelligent log analysis, and event reporting, AOM enabled O&amp;M personnel to locate, identify, and analyze problems across NAL infrastructure and achieve rapid, easy setup. All distributed applications were scrutinized in one place with customizable exception detection policies, trigger modes, alarm rules, and monitoring APIs.</w:t>
            </w:r>
          </w:p>
          <w:p w:rsidRPr="00D905DD" w:rsidR="008A6ECE" w:rsidP="00BD2502" w:rsidRDefault="008A6ECE" w14:paraId="21E37C63" w14:textId="77777777">
            <w:pPr>
              <w:spacing w:after="0" w:line="240" w:lineRule="auto"/>
              <w:textAlignment w:val="baseline"/>
              <w:rPr>
                <w:rFonts w:ascii="Times New Roman" w:hAnsi="Times New Roman" w:eastAsia="Times New Roman" w:cs="Times New Roman"/>
                <w:kern w:val="0"/>
                <w:sz w:val="22"/>
                <w:szCs w:val="22"/>
                <w14:ligatures w14:val="none"/>
              </w:rPr>
            </w:pPr>
            <w:r w:rsidRPr="00D905DD">
              <w:rPr>
                <w:rFonts w:ascii="Times New Roman" w:hAnsi="Times New Roman" w:eastAsia="Times New Roman" w:cs="Times New Roman"/>
                <w:color w:val="000000"/>
                <w:kern w:val="0"/>
                <w:sz w:val="22"/>
                <w:szCs w:val="22"/>
                <w14:ligatures w14:val="none"/>
              </w:rPr>
              <w:lastRenderedPageBreak/>
              <w:t>vTech used the Information Technology Infrastructural Management (</w:t>
            </w:r>
            <w:r w:rsidRPr="00D905DD">
              <w:rPr>
                <w:rFonts w:ascii="Times New Roman" w:hAnsi="Times New Roman" w:eastAsia="Times New Roman" w:cs="Times New Roman"/>
                <w:b/>
                <w:bCs/>
                <w:color w:val="000000"/>
                <w:kern w:val="0"/>
                <w:sz w:val="22"/>
                <w:szCs w:val="22"/>
                <w14:ligatures w14:val="none"/>
              </w:rPr>
              <w:t>ITIL) framework</w:t>
            </w:r>
            <w:r w:rsidRPr="00D905DD">
              <w:rPr>
                <w:rFonts w:ascii="Times New Roman" w:hAnsi="Times New Roman" w:eastAsia="Times New Roman" w:cs="Times New Roman"/>
                <w:color w:val="000000"/>
                <w:kern w:val="0"/>
                <w:sz w:val="22"/>
                <w:szCs w:val="22"/>
                <w14:ligatures w14:val="none"/>
              </w:rPr>
              <w:t xml:space="preserve"> to help the organization and all sectors solve business issues, improve IT capability, and implement new capabilities that directly provide business value. We engaged the ITIL framework to meet USDA’s IT challenges and offered integrated task management which provided significant value to NAL. vTech's support provided quality services and efficient IT solutions to 20,000 USDA end-users across 10 regions, as well as an additional 2,000+ end users in other areas. Per USDA’s requirements, we provided support with troubleshooting issues within NAL applications and reporting through NAL ticketing systems. As part of the ITIL 4 framework, vTech supported USDA across the </w:t>
            </w:r>
            <w:r w:rsidRPr="00D905DD">
              <w:rPr>
                <w:rFonts w:ascii="Times New Roman" w:hAnsi="Times New Roman" w:eastAsia="Times New Roman" w:cs="Times New Roman"/>
                <w:b/>
                <w:bCs/>
                <w:kern w:val="0"/>
                <w:sz w:val="22"/>
                <w:szCs w:val="22"/>
                <w14:ligatures w14:val="none"/>
              </w:rPr>
              <w:t>five ITIL areas</w:t>
            </w:r>
            <w:r w:rsidRPr="00D905DD">
              <w:rPr>
                <w:rFonts w:ascii="Times New Roman" w:hAnsi="Times New Roman" w:eastAsia="Times New Roman" w:cs="Times New Roman"/>
                <w:kern w:val="0"/>
                <w:sz w:val="22"/>
                <w:szCs w:val="22"/>
                <w14:ligatures w14:val="none"/>
              </w:rPr>
              <w:t>: service strategy, service design, service transition, service operation, and continual service improvement.</w:t>
            </w:r>
          </w:p>
          <w:p w:rsidRPr="00D905DD" w:rsidR="008A6ECE" w:rsidP="00BD2502" w:rsidRDefault="008A6ECE" w14:paraId="2F27A6E6"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 xml:space="preserve">Additionally, we followed the </w:t>
            </w:r>
            <w:r w:rsidRPr="00D905DD">
              <w:rPr>
                <w:rFonts w:ascii="Times New Roman" w:hAnsi="Times New Roman" w:eastAsia="Times New Roman" w:cs="Times New Roman"/>
                <w:b/>
                <w:bCs/>
                <w:color w:val="000000"/>
                <w:kern w:val="0"/>
                <w:sz w:val="22"/>
                <w:szCs w:val="22"/>
                <w14:ligatures w14:val="none"/>
              </w:rPr>
              <w:t xml:space="preserve">ITIL Service Value Chain, </w:t>
            </w:r>
            <w:r w:rsidRPr="00D905DD">
              <w:rPr>
                <w:rFonts w:ascii="Times New Roman" w:hAnsi="Times New Roman" w:eastAsia="Times New Roman" w:cs="Times New Roman"/>
                <w:color w:val="000000"/>
                <w:kern w:val="0"/>
                <w:sz w:val="22"/>
                <w:szCs w:val="22"/>
                <w14:ligatures w14:val="none"/>
              </w:rPr>
              <w:t>enabling</w:t>
            </w:r>
            <w:r w:rsidRPr="00D905DD">
              <w:rPr>
                <w:rFonts w:ascii="Times New Roman" w:hAnsi="Times New Roman" w:eastAsia="Times New Roman" w:cs="Times New Roman"/>
                <w:b/>
                <w:bCs/>
                <w:color w:val="000000"/>
                <w:kern w:val="0"/>
                <w:sz w:val="22"/>
                <w:szCs w:val="22"/>
                <w14:ligatures w14:val="none"/>
              </w:rPr>
              <w:t xml:space="preserve"> </w:t>
            </w:r>
            <w:r w:rsidRPr="00D905DD">
              <w:rPr>
                <w:rFonts w:ascii="Times New Roman" w:hAnsi="Times New Roman" w:eastAsia="Times New Roman" w:cs="Times New Roman"/>
                <w:color w:val="000000"/>
                <w:kern w:val="0"/>
                <w:sz w:val="22"/>
                <w:szCs w:val="22"/>
                <w14:ligatures w14:val="none"/>
              </w:rPr>
              <w:t>us to provide meticulous services in six steps:</w:t>
            </w:r>
            <w:r w:rsidRPr="00D905DD">
              <w:rPr>
                <w:rFonts w:ascii="Times New Roman" w:hAnsi="Times New Roman" w:eastAsia="Times New Roman" w:cs="Times New Roman"/>
                <w:b/>
                <w:bCs/>
                <w:color w:val="000000"/>
                <w:kern w:val="0"/>
                <w:sz w:val="22"/>
                <w:szCs w:val="22"/>
                <w14:ligatures w14:val="none"/>
              </w:rPr>
              <w:t>  </w:t>
            </w:r>
          </w:p>
          <w:p w:rsidRPr="00D905DD" w:rsidR="008A6ECE" w:rsidP="008A6ECE" w:rsidRDefault="008A6ECE" w14:paraId="1F3AA398" w14:textId="77777777">
            <w:pPr>
              <w:pStyle w:val="ListParagraph"/>
              <w:numPr>
                <w:ilvl w:val="0"/>
                <w:numId w:val="4"/>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 xml:space="preserve">Plan: </w:t>
            </w:r>
            <w:r w:rsidRPr="00D905DD">
              <w:rPr>
                <w:rFonts w:ascii="Times New Roman" w:hAnsi="Times New Roman" w:eastAsia="Times New Roman" w:cs="Times New Roman"/>
                <w:color w:val="000000"/>
                <w:kern w:val="0"/>
                <w:sz w:val="22"/>
                <w:szCs w:val="22"/>
                <w14:ligatures w14:val="none"/>
              </w:rPr>
              <w:t>Our wide-ranging services and operation management culminated in the delivery of a one-stop solution for initiating, recording, and resolving all incidents as requested in the project’s SOW. Keeping in mind the expected functions and services, we created a tailored Information Technology Service Management (ITSM) plan to satisfy USDA NAL which included effective task management, timely handling of service requests, and proper tracking of tickets. We implemented AI to resolve the requests automatically.</w:t>
            </w:r>
            <w:r w:rsidRPr="00D905DD">
              <w:rPr>
                <w:rFonts w:ascii="Times New Roman" w:hAnsi="Times New Roman" w:eastAsia="Times New Roman" w:cs="Times New Roman"/>
                <w:b/>
                <w:bCs/>
                <w:color w:val="000000"/>
                <w:kern w:val="0"/>
                <w:sz w:val="22"/>
                <w:szCs w:val="22"/>
                <w14:ligatures w14:val="none"/>
              </w:rPr>
              <w:t>   </w:t>
            </w:r>
          </w:p>
          <w:p w:rsidRPr="00D905DD" w:rsidR="008A6ECE" w:rsidP="008A6ECE" w:rsidRDefault="008A6ECE" w14:paraId="27A2B01F" w14:textId="77777777">
            <w:pPr>
              <w:pStyle w:val="ListParagraph"/>
              <w:numPr>
                <w:ilvl w:val="0"/>
                <w:numId w:val="4"/>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 xml:space="preserve">Engage: </w:t>
            </w:r>
            <w:r w:rsidRPr="00D905DD">
              <w:rPr>
                <w:rFonts w:ascii="Times New Roman" w:hAnsi="Times New Roman" w:eastAsia="Times New Roman" w:cs="Times New Roman"/>
                <w:color w:val="000000"/>
                <w:kern w:val="0"/>
                <w:sz w:val="22"/>
                <w:szCs w:val="22"/>
                <w14:ligatures w14:val="none"/>
              </w:rPr>
              <w:t>We communicated regularly with the respective stakeholders from multiple federal departments, contractors, and vendors in support of operations. We collaborated with federal managers to provide an exceptional customer experience with quality assurance.</w:t>
            </w:r>
            <w:r w:rsidRPr="00D905DD">
              <w:rPr>
                <w:rFonts w:ascii="Times New Roman" w:hAnsi="Times New Roman" w:eastAsia="Times New Roman" w:cs="Times New Roman"/>
                <w:b/>
                <w:bCs/>
                <w:color w:val="000000"/>
                <w:kern w:val="0"/>
                <w:sz w:val="22"/>
                <w:szCs w:val="22"/>
                <w14:ligatures w14:val="none"/>
              </w:rPr>
              <w:t> </w:t>
            </w:r>
          </w:p>
          <w:p w:rsidRPr="00D905DD" w:rsidR="008A6ECE" w:rsidP="008A6ECE" w:rsidRDefault="008A6ECE" w14:paraId="274B6E0E" w14:textId="77777777">
            <w:pPr>
              <w:pStyle w:val="ListParagraph"/>
              <w:numPr>
                <w:ilvl w:val="0"/>
                <w:numId w:val="4"/>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 xml:space="preserve">Design and Transition: </w:t>
            </w:r>
            <w:r w:rsidRPr="00D905DD">
              <w:rPr>
                <w:rFonts w:ascii="Times New Roman" w:hAnsi="Times New Roman" w:eastAsia="Times New Roman" w:cs="Times New Roman"/>
                <w:color w:val="000000"/>
                <w:kern w:val="0"/>
                <w:sz w:val="22"/>
                <w:szCs w:val="22"/>
                <w14:ligatures w14:val="none"/>
              </w:rPr>
              <w:t>We prepared Service Level Agreements (SLAs) and deliverables and shared them with relevant team members to attain a mutual understanding of the agreed requirements. These included the prioritization of others’ work, quality assurance, performance</w:t>
            </w:r>
            <w:r w:rsidRPr="00D905DD">
              <w:rPr>
                <w:rFonts w:ascii="Times New Roman" w:hAnsi="Times New Roman" w:eastAsia="Times New Roman" w:cs="Times New Roman"/>
                <w:b/>
                <w:bCs/>
                <w:color w:val="000000"/>
                <w:kern w:val="0"/>
                <w:sz w:val="22"/>
                <w:szCs w:val="22"/>
                <w14:ligatures w14:val="none"/>
              </w:rPr>
              <w:t xml:space="preserve"> </w:t>
            </w:r>
            <w:r w:rsidRPr="00D905DD">
              <w:rPr>
                <w:rFonts w:ascii="Times New Roman" w:hAnsi="Times New Roman" w:eastAsia="Times New Roman" w:cs="Times New Roman"/>
                <w:color w:val="000000"/>
                <w:kern w:val="0"/>
                <w:sz w:val="22"/>
                <w:szCs w:val="22"/>
                <w14:ligatures w14:val="none"/>
              </w:rPr>
              <w:t>management, monitoring and</w:t>
            </w:r>
            <w:r w:rsidRPr="00D905DD">
              <w:rPr>
                <w:rFonts w:ascii="Times New Roman" w:hAnsi="Times New Roman" w:eastAsia="Times New Roman" w:cs="Times New Roman"/>
                <w:b/>
                <w:bCs/>
                <w:color w:val="000000"/>
                <w:kern w:val="0"/>
                <w:sz w:val="22"/>
                <w:szCs w:val="22"/>
                <w14:ligatures w14:val="none"/>
              </w:rPr>
              <w:t xml:space="preserve"> </w:t>
            </w:r>
            <w:r w:rsidRPr="00D905DD">
              <w:rPr>
                <w:rFonts w:ascii="Times New Roman" w:hAnsi="Times New Roman" w:eastAsia="Times New Roman" w:cs="Times New Roman"/>
                <w:color w:val="000000"/>
                <w:kern w:val="0"/>
                <w:sz w:val="22"/>
                <w:szCs w:val="22"/>
                <w14:ligatures w14:val="none"/>
              </w:rPr>
              <w:t>escalation of tickets, and operational status reports that satisfied the compliance requirements of the agency.</w:t>
            </w:r>
            <w:r w:rsidRPr="00D905DD">
              <w:rPr>
                <w:rFonts w:ascii="Times New Roman" w:hAnsi="Times New Roman" w:eastAsia="Times New Roman" w:cs="Times New Roman"/>
                <w:color w:val="0070C0"/>
                <w:kern w:val="0"/>
                <w:sz w:val="22"/>
                <w:szCs w:val="22"/>
                <w:vertAlign w:val="superscript"/>
                <w14:ligatures w14:val="none"/>
              </w:rPr>
              <w:t> </w:t>
            </w:r>
            <w:r w:rsidRPr="00D905DD">
              <w:rPr>
                <w:rFonts w:ascii="Times New Roman" w:hAnsi="Times New Roman" w:eastAsia="Times New Roman" w:cs="Times New Roman"/>
                <w:b/>
                <w:bCs/>
                <w:color w:val="0070C0"/>
                <w:kern w:val="0"/>
                <w:sz w:val="22"/>
                <w:szCs w:val="22"/>
                <w14:ligatures w14:val="none"/>
              </w:rPr>
              <w:t> </w:t>
            </w:r>
          </w:p>
          <w:p w:rsidRPr="00D905DD" w:rsidR="008A6ECE" w:rsidP="008A6ECE" w:rsidRDefault="008A6ECE" w14:paraId="13C9CBEE" w14:textId="77777777">
            <w:pPr>
              <w:pStyle w:val="ListParagraph"/>
              <w:numPr>
                <w:ilvl w:val="0"/>
                <w:numId w:val="4"/>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 xml:space="preserve">Obtain/Build: </w:t>
            </w:r>
            <w:r w:rsidRPr="00D905DD">
              <w:rPr>
                <w:rFonts w:ascii="Times New Roman" w:hAnsi="Times New Roman" w:eastAsia="Times New Roman" w:cs="Times New Roman"/>
                <w:color w:val="000000"/>
                <w:kern w:val="0"/>
                <w:sz w:val="22"/>
                <w:szCs w:val="22"/>
                <w14:ligatures w14:val="none"/>
              </w:rPr>
              <w:t>We ensured that the agreed specifications were met. We implemented robust Standard Operating Procedures (SOPs) which provided an overall picture of what was being implemented, upgraded, and maintained, and allowed policies and procedures to be updated accordingly. The procedures involved a work-based hierarchy, requirements, outputs, criteria to measure success, project management, and security-related information. </w:t>
            </w:r>
            <w:r w:rsidRPr="00D905DD">
              <w:rPr>
                <w:rFonts w:ascii="Times New Roman" w:hAnsi="Times New Roman" w:eastAsia="Times New Roman" w:cs="Times New Roman"/>
                <w:b/>
                <w:bCs/>
                <w:color w:val="000000"/>
                <w:kern w:val="0"/>
                <w:sz w:val="22"/>
                <w:szCs w:val="22"/>
                <w14:ligatures w14:val="none"/>
              </w:rPr>
              <w:t> </w:t>
            </w:r>
          </w:p>
          <w:p w:rsidRPr="00D905DD" w:rsidR="008A6ECE" w:rsidP="008A6ECE" w:rsidRDefault="008A6ECE" w14:paraId="3FA12FD2" w14:textId="77777777">
            <w:pPr>
              <w:pStyle w:val="ListParagraph"/>
              <w:numPr>
                <w:ilvl w:val="0"/>
                <w:numId w:val="4"/>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 xml:space="preserve">Deliver and Support: </w:t>
            </w:r>
            <w:r w:rsidRPr="00D905DD">
              <w:rPr>
                <w:rFonts w:ascii="Times New Roman" w:hAnsi="Times New Roman" w:eastAsia="Times New Roman" w:cs="Times New Roman"/>
                <w:color w:val="000000"/>
                <w:kern w:val="0"/>
                <w:sz w:val="22"/>
                <w:szCs w:val="22"/>
                <w14:ligatures w14:val="none"/>
              </w:rPr>
              <w:t>We stayed in continuous collaboration with dedicated USDA officers to create, perform, and review the quality and timeliness of deliverables. These included the provision of efficient, end-to-end NAL O&amp;M support and services as defined in the SLA; analysis, testing, implementation, enhancement, and maintenance initiated through the project’s GitHub repository database; planned deliverables; a Program Management Plan; and Continuous IT Service Improvements.</w:t>
            </w:r>
            <w:r w:rsidRPr="00D905DD">
              <w:rPr>
                <w:rFonts w:ascii="Times New Roman" w:hAnsi="Times New Roman" w:eastAsia="Times New Roman" w:cs="Times New Roman"/>
                <w:b/>
                <w:bCs/>
                <w:color w:val="000000"/>
                <w:kern w:val="0"/>
                <w:sz w:val="22"/>
                <w:szCs w:val="22"/>
                <w14:ligatures w14:val="none"/>
              </w:rPr>
              <w:t> </w:t>
            </w:r>
          </w:p>
          <w:p w:rsidRPr="00D905DD" w:rsidR="008A6ECE" w:rsidP="008A6ECE" w:rsidRDefault="008A6ECE" w14:paraId="25B45445" w14:textId="77777777">
            <w:pPr>
              <w:pStyle w:val="ListParagraph"/>
              <w:numPr>
                <w:ilvl w:val="0"/>
                <w:numId w:val="4"/>
              </w:num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 xml:space="preserve">Improve: </w:t>
            </w:r>
            <w:r w:rsidRPr="00D905DD">
              <w:rPr>
                <w:rFonts w:ascii="Times New Roman" w:hAnsi="Times New Roman" w:eastAsia="Times New Roman" w:cs="Times New Roman"/>
                <w:color w:val="000000"/>
                <w:kern w:val="0"/>
                <w:sz w:val="22"/>
                <w:szCs w:val="22"/>
                <w14:ligatures w14:val="none"/>
              </w:rPr>
              <w:t>We ensured the continual improvement of ongoing services by analyzing the service improvement and productivity improvement plans. We leveraged AI agents to resolve requests on time to achieve cost-effectiveness and increased productivity. These agents assisted in the resolution of requests such as troubleshooting application issues, responding to tickets, and enhancing the project’s GitHub repository.</w:t>
            </w:r>
            <w:r w:rsidRPr="00D905DD">
              <w:rPr>
                <w:rFonts w:ascii="Times New Roman" w:hAnsi="Times New Roman" w:eastAsia="Times New Roman" w:cs="Times New Roman"/>
                <w:b/>
                <w:bCs/>
                <w:color w:val="000000"/>
                <w:kern w:val="0"/>
                <w:sz w:val="22"/>
                <w:szCs w:val="22"/>
                <w14:ligatures w14:val="none"/>
              </w:rPr>
              <w:t> </w:t>
            </w:r>
          </w:p>
          <w:p w:rsidRPr="00D905DD" w:rsidR="008A6ECE" w:rsidP="00BD2502" w:rsidRDefault="008A6ECE" w14:paraId="1211B1C3"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p w:rsidRPr="00D905DD" w:rsidR="008A6ECE" w:rsidP="00BD2502" w:rsidRDefault="008A6ECE" w14:paraId="4BDD3F62"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F4761" w:themeColor="accent1" w:themeShade="BF"/>
                <w:kern w:val="0"/>
                <w:sz w:val="22"/>
                <w:szCs w:val="22"/>
                <w:shd w:val="clear" w:color="auto" w:fill="FFFFFF"/>
                <w14:ligatures w14:val="none"/>
              </w:rPr>
              <w:t>Results:</w:t>
            </w:r>
            <w:r w:rsidRPr="00D905DD">
              <w:rPr>
                <w:rFonts w:ascii="Times New Roman" w:hAnsi="Times New Roman" w:eastAsia="Times New Roman" w:cs="Times New Roman"/>
                <w:color w:val="0F4761" w:themeColor="accent1" w:themeShade="BF"/>
                <w:kern w:val="0"/>
                <w:sz w:val="22"/>
                <w:szCs w:val="22"/>
                <w:shd w:val="clear" w:color="auto" w:fill="FFFFFF"/>
                <w14:ligatures w14:val="none"/>
              </w:rPr>
              <w:t xml:space="preserve"> </w:t>
            </w:r>
            <w:r w:rsidRPr="00D905DD">
              <w:rPr>
                <w:rFonts w:ascii="Times New Roman" w:hAnsi="Times New Roman" w:eastAsia="Times New Roman" w:cs="Times New Roman"/>
                <w:color w:val="000000"/>
                <w:kern w:val="0"/>
                <w:sz w:val="22"/>
                <w:szCs w:val="22"/>
                <w:shd w:val="clear" w:color="auto" w:fill="FFFFFF"/>
                <w14:ligatures w14:val="none"/>
              </w:rPr>
              <w:t>vTech successfully provided USDA NAL with O&amp;M support, task management support, and development, maintenance, and implementation of NAL applications. Our high-quality services fully met the requirements of the agency and helped them meet their mission. </w:t>
            </w:r>
            <w:r w:rsidRPr="00D905DD">
              <w:rPr>
                <w:rFonts w:ascii="Times New Roman" w:hAnsi="Times New Roman" w:eastAsia="Times New Roman" w:cs="Times New Roman"/>
                <w:b/>
                <w:bCs/>
                <w:color w:val="000000"/>
                <w:kern w:val="0"/>
                <w:sz w:val="22"/>
                <w:szCs w:val="22"/>
                <w14:ligatures w14:val="none"/>
              </w:rPr>
              <w:t> </w:t>
            </w:r>
          </w:p>
          <w:p w:rsidRPr="00D905DD" w:rsidR="008A6ECE" w:rsidP="00BD2502" w:rsidRDefault="008A6ECE" w14:paraId="01D57FA0"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p w:rsidRPr="00D905DD" w:rsidR="008A6ECE" w:rsidP="00BD2502" w:rsidRDefault="008A6ECE" w14:paraId="768DDB9D"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tc>
      </w:tr>
      <w:tr w:rsidRPr="00D905DD" w:rsidR="008A6ECE" w:rsidTr="00D80BCB" w14:paraId="011D24B7" w14:textId="77777777">
        <w:trPr>
          <w:trHeight w:val="135"/>
        </w:trPr>
        <w:tc>
          <w:tcPr>
            <w:tcW w:w="9344" w:type="dxa"/>
            <w:gridSpan w:val="2"/>
            <w:tcBorders>
              <w:top w:val="single" w:color="45B0E1" w:themeColor="accent1" w:themeTint="99" w:sz="6" w:space="0"/>
              <w:left w:val="single" w:color="A02B93" w:themeColor="accent5" w:sz="6" w:space="0"/>
              <w:bottom w:val="single" w:color="45B0E1" w:themeColor="accent1" w:themeTint="99" w:sz="6" w:space="0"/>
              <w:right w:val="single" w:color="A02B93" w:themeColor="accent5" w:sz="6" w:space="0"/>
            </w:tcBorders>
            <w:shd w:val="clear" w:color="auto" w:fill="C1E4F5" w:themeFill="accent1" w:themeFillTint="33"/>
            <w:vAlign w:val="center"/>
            <w:hideMark/>
          </w:tcPr>
          <w:p w:rsidRPr="00D905DD" w:rsidR="008A6ECE" w:rsidP="00BD2502" w:rsidRDefault="00C00CC0" w14:paraId="1583ECB9" w14:textId="4983FDCA">
            <w:pPr>
              <w:spacing w:after="0" w:line="240" w:lineRule="auto"/>
              <w:jc w:val="center"/>
              <w:textAlignment w:val="baseline"/>
              <w:rPr>
                <w:rFonts w:ascii="Times New Roman" w:hAnsi="Times New Roman" w:eastAsia="Times New Roman" w:cs="Times New Roman"/>
                <w:b/>
                <w:bCs/>
                <w:color w:val="000000"/>
                <w:kern w:val="0"/>
                <w:sz w:val="22"/>
                <w:szCs w:val="22"/>
                <w14:ligatures w14:val="none"/>
              </w:rPr>
            </w:pPr>
            <w:r>
              <w:rPr>
                <w:rFonts w:ascii="Times New Roman" w:hAnsi="Times New Roman" w:cs="Times New Roman"/>
                <w:b/>
                <w:bCs/>
                <w:sz w:val="22"/>
                <w:szCs w:val="22"/>
              </w:rPr>
              <w:lastRenderedPageBreak/>
              <w:t xml:space="preserve"> </w:t>
            </w:r>
            <w:r w:rsidRPr="00D905DD" w:rsidR="008A6ECE">
              <w:rPr>
                <w:rFonts w:ascii="Times New Roman" w:hAnsi="Times New Roman" w:cs="Times New Roman"/>
                <w:b/>
                <w:bCs/>
                <w:sz w:val="22"/>
                <w:szCs w:val="22"/>
              </w:rPr>
              <w:t>Relevance to Proposed Scope</w:t>
            </w:r>
          </w:p>
        </w:tc>
      </w:tr>
      <w:tr w:rsidRPr="00D905DD" w:rsidR="008A6ECE" w:rsidTr="00D80BCB" w14:paraId="2DBFC513" w14:textId="77777777">
        <w:trPr>
          <w:trHeight w:val="1650"/>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auto"/>
            <w:vAlign w:val="center"/>
            <w:hideMark/>
          </w:tcPr>
          <w:p w:rsidRPr="00D905DD" w:rsidR="008A6ECE" w:rsidP="00BD2502" w:rsidRDefault="008A6ECE" w14:paraId="56163A19" w14:textId="4D76653A">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color w:val="000000"/>
                <w:kern w:val="0"/>
                <w:sz w:val="22"/>
                <w:szCs w:val="22"/>
                <w:shd w:val="clear" w:color="auto" w:fill="FFFFFF"/>
                <w14:ligatures w14:val="none"/>
              </w:rPr>
              <w:lastRenderedPageBreak/>
              <w:t xml:space="preserve">vTech provided application modernization, operation, and maintenance which resulted in streamlined, cost-effective outcomes for NAL. Our services enhanced the gathering and evaluation of user requirements and delivered graphical user interface elements like menus and widgets. </w:t>
            </w:r>
            <w:r w:rsidRPr="00D905DD">
              <w:rPr>
                <w:rFonts w:ascii="Times New Roman" w:hAnsi="Times New Roman" w:eastAsia="Times New Roman" w:cs="Times New Roman"/>
                <w:kern w:val="0"/>
                <w:sz w:val="22"/>
                <w:szCs w:val="22"/>
                <w:shd w:val="clear" w:color="auto" w:fill="FFFFFF"/>
                <w14:ligatures w14:val="none"/>
              </w:rPr>
              <w:t xml:space="preserve">These services match the scope of the proposed project in terms of </w:t>
            </w:r>
            <w:r w:rsidRPr="00D905DD" w:rsidR="00D905DD">
              <w:rPr>
                <w:rFonts w:ascii="Times New Roman" w:hAnsi="Times New Roman" w:eastAsia="Times New Roman" w:cs="Times New Roman"/>
                <w:color w:val="FF0000"/>
                <w:kern w:val="0"/>
                <w:sz w:val="22"/>
                <w:szCs w:val="22"/>
                <w:shd w:val="clear" w:color="auto" w:fill="FFFFFF"/>
                <w14:ligatures w14:val="none"/>
              </w:rPr>
              <w:t>{</w:t>
            </w:r>
            <w:r w:rsidRPr="00D905DD" w:rsidR="00D905DD">
              <w:rPr>
                <w:rFonts w:ascii="Times New Roman" w:hAnsi="Times New Roman" w:eastAsia="Times New Roman" w:cs="Times New Roman"/>
                <w:color w:val="FF0000"/>
                <w:sz w:val="22"/>
                <w:szCs w:val="22"/>
                <w:shd w:val="clear" w:color="auto" w:fill="FFFFFF"/>
              </w:rPr>
              <w:t xml:space="preserve">insert two or three services the proposed client needs that were provided in this past </w:t>
            </w:r>
            <w:r w:rsidR="00D905DD">
              <w:rPr>
                <w:rFonts w:ascii="Times New Roman" w:hAnsi="Times New Roman" w:eastAsia="Times New Roman" w:cs="Times New Roman"/>
                <w:color w:val="FF0000"/>
                <w:sz w:val="22"/>
                <w:szCs w:val="22"/>
                <w:shd w:val="clear" w:color="auto" w:fill="FFFFFF"/>
              </w:rPr>
              <w:t>performance, e.g.</w:t>
            </w:r>
            <w:r w:rsidRPr="00D905DD" w:rsidR="00D905DD">
              <w:rPr>
                <w:rFonts w:ascii="Times New Roman" w:hAnsi="Times New Roman" w:eastAsia="Times New Roman" w:cs="Times New Roman"/>
                <w:color w:val="FF0000"/>
                <w:kern w:val="0"/>
                <w:sz w:val="22"/>
                <w:szCs w:val="22"/>
                <w:shd w:val="clear" w:color="auto" w:fill="FFFFFF"/>
                <w14:ligatures w14:val="none"/>
              </w:rPr>
              <w:t xml:space="preserve"> </w:t>
            </w:r>
            <w:r w:rsidRPr="00D905DD">
              <w:rPr>
                <w:rFonts w:ascii="Times New Roman" w:hAnsi="Times New Roman" w:eastAsia="Times New Roman" w:cs="Times New Roman"/>
                <w:color w:val="FF0000"/>
                <w:kern w:val="0"/>
                <w:sz w:val="22"/>
                <w:szCs w:val="22"/>
                <w:shd w:val="clear" w:color="auto" w:fill="FFFFFF"/>
                <w14:ligatures w14:val="none"/>
              </w:rPr>
              <w:t>project management, application user interface/user experience (UI/UX), process design, surge support, information assurance and effective documentation needs</w:t>
            </w:r>
            <w:r w:rsidRPr="00D905DD" w:rsidR="00D905DD">
              <w:rPr>
                <w:rFonts w:ascii="Times New Roman" w:hAnsi="Times New Roman" w:eastAsia="Times New Roman" w:cs="Times New Roman"/>
                <w:color w:val="FF0000"/>
                <w:kern w:val="0"/>
                <w:sz w:val="22"/>
                <w:szCs w:val="22"/>
                <w:shd w:val="clear" w:color="auto" w:fill="FFFFFF"/>
                <w14:ligatures w14:val="none"/>
              </w:rPr>
              <w:t>}</w:t>
            </w:r>
            <w:r w:rsidRPr="00D905DD">
              <w:rPr>
                <w:rFonts w:ascii="Times New Roman" w:hAnsi="Times New Roman" w:eastAsia="Times New Roman" w:cs="Times New Roman"/>
                <w:color w:val="FF0000"/>
                <w:kern w:val="0"/>
                <w:sz w:val="22"/>
                <w:szCs w:val="22"/>
                <w:shd w:val="clear" w:color="auto" w:fill="FFFFFF"/>
                <w14:ligatures w14:val="none"/>
              </w:rPr>
              <w:t>. </w:t>
            </w:r>
            <w:r w:rsidRPr="00D905DD">
              <w:rPr>
                <w:rFonts w:ascii="Times New Roman" w:hAnsi="Times New Roman" w:eastAsia="Times New Roman" w:cs="Times New Roman"/>
                <w:b/>
                <w:bCs/>
                <w:color w:val="FF0000"/>
                <w:kern w:val="0"/>
                <w:sz w:val="22"/>
                <w:szCs w:val="22"/>
                <w14:ligatures w14:val="none"/>
              </w:rPr>
              <w:t> </w:t>
            </w:r>
          </w:p>
        </w:tc>
      </w:tr>
    </w:tbl>
    <w:p w:rsidRPr="00D905DD" w:rsidR="008A6ECE" w:rsidP="008A6ECE" w:rsidRDefault="008A6ECE" w14:paraId="30F82FBD" w14:textId="77777777">
      <w:pPr>
        <w:rPr>
          <w:rFonts w:ascii="Times New Roman" w:hAnsi="Times New Roman" w:cs="Times New Roman"/>
          <w:sz w:val="22"/>
          <w:szCs w:val="22"/>
        </w:rPr>
      </w:pPr>
    </w:p>
    <w:p w:rsidRPr="00D905DD" w:rsidR="008A6ECE" w:rsidP="008A6ECE" w:rsidRDefault="008A6ECE" w14:paraId="3C4C243A" w14:textId="77777777">
      <w:pPr>
        <w:rPr>
          <w:rFonts w:ascii="Times New Roman" w:hAnsi="Times New Roman" w:cs="Times New Roman" w:eastAsiaTheme="majorEastAsia"/>
          <w:b/>
          <w:bCs/>
          <w:color w:val="0F4761" w:themeColor="accent1" w:themeShade="BF"/>
          <w:sz w:val="22"/>
          <w:szCs w:val="22"/>
        </w:rPr>
      </w:pPr>
      <w:r w:rsidRPr="00D905DD">
        <w:rPr>
          <w:rFonts w:ascii="Times New Roman" w:hAnsi="Times New Roman" w:cs="Times New Roman"/>
          <w:sz w:val="22"/>
          <w:szCs w:val="22"/>
        </w:rPr>
        <w:br w:type="page"/>
      </w:r>
    </w:p>
    <w:p w:rsidRPr="00D905DD" w:rsidR="008A6ECE" w:rsidP="008A6ECE" w:rsidRDefault="00D905DD" w14:paraId="5016923F" w14:textId="414A821D">
      <w:pPr>
        <w:pStyle w:val="Heading3"/>
        <w:rPr>
          <w:rFonts w:ascii="Times New Roman" w:hAnsi="Times New Roman" w:cs="Times New Roman"/>
          <w:b/>
          <w:bCs/>
          <w:sz w:val="24"/>
          <w:szCs w:val="24"/>
        </w:rPr>
      </w:pPr>
      <w:bookmarkStart w:name="_Toc159859077" w:id="12"/>
      <w:bookmarkStart w:name="_Toc161139473" w:id="13"/>
      <w:r w:rsidRPr="00D905DD">
        <w:rPr>
          <w:rFonts w:ascii="Times New Roman" w:hAnsi="Times New Roman" w:cs="Times New Roman"/>
          <w:b/>
          <w:bCs/>
          <w:sz w:val="24"/>
          <w:szCs w:val="24"/>
        </w:rPr>
        <w:lastRenderedPageBreak/>
        <w:t>1</w:t>
      </w:r>
      <w:r w:rsidRPr="00D905DD" w:rsidR="008A6ECE">
        <w:rPr>
          <w:rFonts w:ascii="Times New Roman" w:hAnsi="Times New Roman" w:cs="Times New Roman"/>
          <w:b/>
          <w:bCs/>
          <w:sz w:val="24"/>
          <w:szCs w:val="24"/>
        </w:rPr>
        <w:t>.</w:t>
      </w:r>
      <w:r w:rsidRPr="00D905DD">
        <w:rPr>
          <w:rFonts w:ascii="Times New Roman" w:hAnsi="Times New Roman" w:cs="Times New Roman"/>
          <w:b/>
          <w:bCs/>
          <w:sz w:val="24"/>
          <w:szCs w:val="24"/>
        </w:rPr>
        <w:t>4</w:t>
      </w:r>
      <w:r w:rsidRPr="00D905DD" w:rsidR="008A6ECE">
        <w:rPr>
          <w:rFonts w:ascii="Times New Roman" w:hAnsi="Times New Roman" w:cs="Times New Roman"/>
          <w:b/>
          <w:bCs/>
          <w:sz w:val="24"/>
          <w:szCs w:val="24"/>
        </w:rPr>
        <w:t>.1 CPARS: USDA NAL</w:t>
      </w:r>
      <w:bookmarkEnd w:id="12"/>
      <w:bookmarkEnd w:id="13"/>
    </w:p>
    <w:tbl>
      <w:tblPr>
        <w:tblStyle w:val="TableGrid"/>
        <w:tblW w:w="0" w:type="auto"/>
        <w:tblLook w:val="04A0" w:firstRow="1" w:lastRow="0" w:firstColumn="1" w:lastColumn="0" w:noHBand="0" w:noVBand="1"/>
      </w:tblPr>
      <w:tblGrid>
        <w:gridCol w:w="9350"/>
      </w:tblGrid>
      <w:tr w:rsidRPr="00D905DD" w:rsidR="008A6ECE" w:rsidTr="00BD2502" w14:paraId="3B446F4B" w14:textId="77777777">
        <w:tc>
          <w:tcPr>
            <w:tcW w:w="9350" w:type="dxa"/>
            <w:shd w:val="clear" w:color="auto" w:fill="C1E4F5" w:themeFill="accent1" w:themeFillTint="33"/>
          </w:tcPr>
          <w:p w:rsidRPr="00D905DD" w:rsidR="008A6ECE" w:rsidP="00BD2502" w:rsidRDefault="008A6ECE" w14:paraId="0CF5582D" w14:textId="77777777">
            <w:pPr>
              <w:jc w:val="center"/>
              <w:rPr>
                <w:rFonts w:ascii="Times New Roman" w:hAnsi="Times New Roman" w:cs="Times New Roman"/>
                <w:b/>
                <w:bCs/>
              </w:rPr>
            </w:pPr>
            <w:r w:rsidRPr="00D905DD">
              <w:rPr>
                <w:rFonts w:ascii="Times New Roman" w:hAnsi="Times New Roman" w:cs="Times New Roman"/>
                <w:b/>
                <w:bCs/>
              </w:rPr>
              <w:t>CPARS: IT Library Support Systems Operations and Maintenance</w:t>
            </w:r>
          </w:p>
        </w:tc>
      </w:tr>
      <w:tr w:rsidRPr="00D905DD" w:rsidR="008A6ECE" w:rsidTr="00BD2502" w14:paraId="7EDC0385" w14:textId="77777777">
        <w:tc>
          <w:tcPr>
            <w:tcW w:w="9350" w:type="dxa"/>
          </w:tcPr>
          <w:p w:rsidRPr="00D905DD" w:rsidR="008A6ECE" w:rsidP="00BD2502" w:rsidRDefault="008A6ECE" w14:paraId="4B6E6BE2" w14:textId="77777777">
            <w:pPr>
              <w:jc w:val="center"/>
              <w:rPr>
                <w:rFonts w:ascii="Times New Roman" w:hAnsi="Times New Roman" w:cs="Times New Roman"/>
                <w:noProof/>
              </w:rPr>
            </w:pPr>
          </w:p>
          <w:p w:rsidRPr="00D905DD" w:rsidR="008A6ECE" w:rsidP="00BD2502" w:rsidRDefault="008A6ECE" w14:paraId="662D9C8F" w14:textId="77777777">
            <w:pPr>
              <w:jc w:val="center"/>
              <w:rPr>
                <w:rFonts w:ascii="Times New Roman" w:hAnsi="Times New Roman" w:cs="Times New Roman"/>
              </w:rPr>
            </w:pPr>
            <w:r w:rsidRPr="00D905DD">
              <w:rPr>
                <w:rFonts w:ascii="Times New Roman" w:hAnsi="Times New Roman" w:cs="Times New Roman"/>
                <w:noProof/>
              </w:rPr>
              <w:drawing>
                <wp:inline distT="0" distB="0" distL="0" distR="0" wp14:anchorId="18418FBC" wp14:editId="2633E069">
                  <wp:extent cx="5757111" cy="7317153"/>
                  <wp:effectExtent l="0" t="0" r="0" b="0"/>
                  <wp:docPr id="1395919807" name="Picture 1395919807"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9807" name="Picture 1395919807" descr="A white paper with black text&#10;&#10;Description automatically generated"/>
                          <pic:cNvPicPr/>
                        </pic:nvPicPr>
                        <pic:blipFill rotWithShape="1">
                          <a:blip r:embed="rId16">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b="-416"/>
                          <a:stretch/>
                        </pic:blipFill>
                        <pic:spPr bwMode="auto">
                          <a:xfrm>
                            <a:off x="0" y="0"/>
                            <a:ext cx="5799579" cy="7371129"/>
                          </a:xfrm>
                          <a:prstGeom prst="rect">
                            <a:avLst/>
                          </a:prstGeom>
                          <a:ln>
                            <a:noFill/>
                          </a:ln>
                          <a:extLst>
                            <a:ext uri="{53640926-AAD7-44D8-BBD7-CCE9431645EC}">
                              <a14:shadowObscured xmlns:a14="http://schemas.microsoft.com/office/drawing/2010/main"/>
                            </a:ext>
                          </a:extLst>
                        </pic:spPr>
                      </pic:pic>
                    </a:graphicData>
                  </a:graphic>
                </wp:inline>
              </w:drawing>
            </w:r>
          </w:p>
        </w:tc>
      </w:tr>
    </w:tbl>
    <w:p w:rsidRPr="00D905DD" w:rsidR="008A6ECE" w:rsidP="008A6ECE" w:rsidRDefault="008A6ECE" w14:paraId="598002E5" w14:textId="77777777">
      <w:pPr>
        <w:rPr>
          <w:rFonts w:ascii="Times New Roman" w:hAnsi="Times New Roman" w:cs="Times New Roman"/>
          <w:sz w:val="22"/>
          <w:szCs w:val="22"/>
        </w:rPr>
      </w:pPr>
    </w:p>
    <w:p w:rsidRPr="00D905DD" w:rsidR="008A6ECE" w:rsidP="008A6ECE" w:rsidRDefault="00D905DD" w14:paraId="1EFBF584" w14:textId="3820E3E1">
      <w:pPr>
        <w:pStyle w:val="Heading2"/>
        <w:rPr>
          <w:rFonts w:ascii="Times New Roman" w:hAnsi="Times New Roman" w:cs="Times New Roman"/>
          <w:b/>
          <w:bCs/>
          <w:sz w:val="24"/>
          <w:szCs w:val="24"/>
        </w:rPr>
      </w:pPr>
      <w:bookmarkStart w:name="_Toc159859078" w:id="14"/>
      <w:bookmarkStart w:name="_Toc161139474" w:id="15"/>
      <w:r>
        <w:rPr>
          <w:rFonts w:ascii="Times New Roman" w:hAnsi="Times New Roman" w:cs="Times New Roman"/>
          <w:b/>
          <w:bCs/>
          <w:sz w:val="24"/>
          <w:szCs w:val="24"/>
        </w:rPr>
        <w:lastRenderedPageBreak/>
        <w:t>1</w:t>
      </w:r>
      <w:r w:rsidRPr="00D905DD" w:rsidR="008A6ECE">
        <w:rPr>
          <w:rFonts w:ascii="Times New Roman" w:hAnsi="Times New Roman" w:cs="Times New Roman"/>
          <w:b/>
          <w:bCs/>
          <w:sz w:val="24"/>
          <w:szCs w:val="24"/>
        </w:rPr>
        <w:t>.</w:t>
      </w:r>
      <w:r>
        <w:rPr>
          <w:rFonts w:ascii="Times New Roman" w:hAnsi="Times New Roman" w:cs="Times New Roman"/>
          <w:b/>
          <w:bCs/>
          <w:sz w:val="24"/>
          <w:szCs w:val="24"/>
        </w:rPr>
        <w:t>5</w:t>
      </w:r>
      <w:r w:rsidRPr="00D905DD" w:rsidR="008A6ECE">
        <w:rPr>
          <w:rFonts w:ascii="Times New Roman" w:hAnsi="Times New Roman" w:cs="Times New Roman"/>
          <w:b/>
          <w:bCs/>
          <w:sz w:val="24"/>
          <w:szCs w:val="24"/>
        </w:rPr>
        <w:t xml:space="preserve"> FMSHRC: Cloud Hosting and Managed Services</w:t>
      </w:r>
      <w:bookmarkEnd w:id="14"/>
      <w:bookmarkEnd w:id="15"/>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92"/>
        <w:gridCol w:w="6652"/>
      </w:tblGrid>
      <w:tr w:rsidRPr="00D905DD" w:rsidR="008A6ECE" w:rsidTr="00BD2502" w14:paraId="3733E15E"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43069920"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Client Name</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6F2D4819"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kern w:val="0"/>
                <w:sz w:val="22"/>
                <w:szCs w:val="22"/>
                <w14:ligatures w14:val="none"/>
              </w:rPr>
              <w:t>Federal Mine Safety and Health Review Commission (FMSHRC)</w:t>
            </w:r>
          </w:p>
        </w:tc>
      </w:tr>
      <w:tr w:rsidRPr="00D905DD" w:rsidR="008A6ECE" w:rsidTr="00BD2502" w14:paraId="7F800801"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5C599768"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Prime or Subcontractor</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74125CD3" w14:textId="77777777">
            <w:pPr>
              <w:spacing w:after="0" w:line="240" w:lineRule="auto"/>
              <w:textAlignment w:val="baseline"/>
              <w:rPr>
                <w:rFonts w:ascii="Times New Roman" w:hAnsi="Times New Roman" w:eastAsia="Times New Roman" w:cs="Times New Roman"/>
                <w:color w:val="FF0000"/>
                <w:kern w:val="0"/>
                <w:sz w:val="22"/>
                <w:szCs w:val="22"/>
                <w14:ligatures w14:val="none"/>
              </w:rPr>
            </w:pPr>
            <w:r w:rsidRPr="00D905DD">
              <w:rPr>
                <w:rFonts w:ascii="Times New Roman" w:hAnsi="Times New Roman" w:eastAsia="Times New Roman" w:cs="Times New Roman"/>
                <w:kern w:val="0"/>
                <w:sz w:val="22"/>
                <w:szCs w:val="22"/>
                <w14:ligatures w14:val="none"/>
              </w:rPr>
              <w:t>Prime</w:t>
            </w:r>
          </w:p>
        </w:tc>
      </w:tr>
      <w:tr w:rsidRPr="00D905DD" w:rsidR="008A6ECE" w:rsidTr="00BD2502" w14:paraId="039EEC03"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6DC00A38"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Project Name</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7B54E9EC" w14:textId="77777777">
            <w:pPr>
              <w:spacing w:after="0" w:line="240" w:lineRule="auto"/>
              <w:textAlignment w:val="baseline"/>
              <w:rPr>
                <w:rFonts w:ascii="Times New Roman" w:hAnsi="Times New Roman" w:eastAsia="Times New Roman" w:cs="Times New Roman"/>
                <w:kern w:val="0"/>
                <w:sz w:val="22"/>
                <w:szCs w:val="22"/>
                <w14:ligatures w14:val="none"/>
              </w:rPr>
            </w:pPr>
            <w:r w:rsidRPr="00D905DD">
              <w:rPr>
                <w:rFonts w:ascii="Times New Roman" w:hAnsi="Times New Roman" w:eastAsia="Times New Roman" w:cs="Times New Roman"/>
                <w:kern w:val="0"/>
                <w:sz w:val="22"/>
                <w:szCs w:val="22"/>
                <w14:ligatures w14:val="none"/>
              </w:rPr>
              <w:t>Cloud Hosting and Managed Services</w:t>
            </w:r>
          </w:p>
        </w:tc>
      </w:tr>
      <w:tr w:rsidRPr="00D905DD" w:rsidR="008A6ECE" w:rsidTr="00BD2502" w14:paraId="4B725622" w14:textId="77777777">
        <w:trPr>
          <w:trHeight w:val="33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02D0EA83"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Period of Performance   </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23C158A4" w14:textId="77777777">
            <w:pPr>
              <w:spacing w:after="0" w:line="240" w:lineRule="auto"/>
              <w:textAlignment w:val="baseline"/>
              <w:rPr>
                <w:rStyle w:val="ui-provider"/>
                <w:rFonts w:ascii="Times New Roman" w:hAnsi="Times New Roman" w:cs="Times New Roman"/>
                <w:color w:val="FF0000"/>
                <w:sz w:val="22"/>
                <w:szCs w:val="22"/>
              </w:rPr>
            </w:pPr>
            <w:r w:rsidRPr="00D905DD">
              <w:rPr>
                <w:rStyle w:val="ui-provider"/>
                <w:rFonts w:ascii="Times New Roman" w:hAnsi="Times New Roman" w:cs="Times New Roman"/>
                <w:sz w:val="22"/>
                <w:szCs w:val="22"/>
              </w:rPr>
              <w:t>08/01/2023 - 07/31/2024</w:t>
            </w:r>
          </w:p>
        </w:tc>
      </w:tr>
      <w:tr w:rsidRPr="00D905DD" w:rsidR="008A6ECE" w:rsidTr="00BD2502" w14:paraId="6776E1C2" w14:textId="77777777">
        <w:trPr>
          <w:trHeight w:val="27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7C5F3CED"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Contract Value</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6CB1437C" w14:textId="77777777">
            <w:pPr>
              <w:spacing w:after="0" w:line="240" w:lineRule="auto"/>
              <w:textAlignment w:val="baseline"/>
              <w:rPr>
                <w:rStyle w:val="ui-provider"/>
                <w:rFonts w:ascii="Times New Roman" w:hAnsi="Times New Roman" w:cs="Times New Roman"/>
                <w:color w:val="FF0000"/>
                <w:sz w:val="22"/>
                <w:szCs w:val="22"/>
              </w:rPr>
            </w:pPr>
            <w:r w:rsidRPr="00D905DD">
              <w:rPr>
                <w:rStyle w:val="ui-provider"/>
                <w:rFonts w:ascii="Times New Roman" w:hAnsi="Times New Roman" w:cs="Times New Roman"/>
                <w:sz w:val="22"/>
                <w:szCs w:val="22"/>
              </w:rPr>
              <w:t>$586,790.00</w:t>
            </w:r>
          </w:p>
        </w:tc>
      </w:tr>
      <w:tr w:rsidRPr="00D905DD" w:rsidR="008A6ECE" w:rsidTr="00BD2502" w14:paraId="1D5C665B" w14:textId="77777777">
        <w:trPr>
          <w:trHeight w:val="27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56BFB71A"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Contract Number</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13E0424E"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Style w:val="ui-provider"/>
                <w:rFonts w:ascii="Times New Roman" w:hAnsi="Times New Roman" w:cs="Times New Roman"/>
                <w:sz w:val="22"/>
                <w:szCs w:val="22"/>
              </w:rPr>
              <w:t>RFP-MSC-IT-23-0009</w:t>
            </w:r>
          </w:p>
        </w:tc>
      </w:tr>
      <w:tr w:rsidRPr="00D905DD" w:rsidR="008A6ECE" w:rsidTr="00D905DD" w14:paraId="1CB147DB" w14:textId="77777777">
        <w:trPr>
          <w:trHeight w:val="27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7CCF777D"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Client POC Details</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3E27ECB9" w14:textId="77777777">
            <w:pPr>
              <w:spacing w:after="0" w:line="240" w:lineRule="auto"/>
              <w:textAlignment w:val="baseline"/>
              <w:rPr>
                <w:rStyle w:val="ui-provider"/>
                <w:rFonts w:ascii="Times New Roman" w:hAnsi="Times New Roman" w:cs="Times New Roman"/>
                <w:color w:val="FF0000"/>
                <w:sz w:val="22"/>
                <w:szCs w:val="22"/>
              </w:rPr>
            </w:pPr>
            <w:r w:rsidRPr="00D905DD">
              <w:rPr>
                <w:rFonts w:ascii="Times New Roman" w:hAnsi="Times New Roman" w:eastAsia="Times New Roman" w:cs="Times New Roman"/>
                <w:color w:val="000000"/>
                <w:kern w:val="0"/>
                <w:sz w:val="22"/>
                <w:szCs w:val="22"/>
                <w14:ligatures w14:val="none"/>
              </w:rPr>
              <w:t>Matthew Richards</w:t>
            </w:r>
          </w:p>
        </w:tc>
      </w:tr>
      <w:tr w:rsidRPr="00D905DD" w:rsidR="008A6ECE" w:rsidTr="00D80BCB" w14:paraId="1FF3C3CB" w14:textId="77777777">
        <w:trPr>
          <w:trHeight w:val="120"/>
        </w:trPr>
        <w:tc>
          <w:tcPr>
            <w:tcW w:w="9344" w:type="dxa"/>
            <w:gridSpan w:val="2"/>
            <w:tcBorders>
              <w:top w:val="single" w:color="83CAEB" w:themeColor="accent1" w:themeTint="66" w:sz="6" w:space="0"/>
              <w:left w:val="single" w:color="83CAEB" w:themeColor="accent1" w:themeTint="66" w:sz="6" w:space="0"/>
              <w:bottom w:val="single" w:color="45B0E1" w:themeColor="accent1" w:themeTint="99" w:sz="6" w:space="0"/>
              <w:right w:val="single" w:color="83CAEB" w:themeColor="accent1" w:themeTint="66" w:sz="6" w:space="0"/>
            </w:tcBorders>
            <w:shd w:val="clear" w:color="auto" w:fill="C1E4F5" w:themeFill="accent1" w:themeFillTint="33"/>
            <w:hideMark/>
          </w:tcPr>
          <w:p w:rsidRPr="00D905DD" w:rsidR="008A6ECE" w:rsidP="00BD2502" w:rsidRDefault="008A6ECE" w14:paraId="581E5D72" w14:textId="77777777">
            <w:pPr>
              <w:spacing w:after="0" w:line="240" w:lineRule="auto"/>
              <w:jc w:val="center"/>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Summary of Performance</w:t>
            </w:r>
          </w:p>
        </w:tc>
      </w:tr>
      <w:tr w:rsidRPr="00D905DD" w:rsidR="008A6ECE" w:rsidTr="00D80BCB" w14:paraId="4FF7E134" w14:textId="77777777">
        <w:trPr>
          <w:trHeight w:val="810"/>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auto"/>
            <w:vAlign w:val="center"/>
            <w:hideMark/>
          </w:tcPr>
          <w:p w:rsidRPr="00D905DD" w:rsidR="008A6ECE" w:rsidP="00BD2502" w:rsidRDefault="008A6ECE" w14:paraId="65AB135E" w14:textId="77777777">
            <w:pPr>
              <w:spacing w:after="0" w:line="240" w:lineRule="auto"/>
              <w:textAlignment w:val="baseline"/>
              <w:rPr>
                <w:rFonts w:ascii="Times New Roman" w:hAnsi="Times New Roman" w:eastAsia="Times New Roman" w:cs="Times New Roman"/>
                <w:sz w:val="22"/>
                <w:szCs w:val="22"/>
              </w:rPr>
            </w:pPr>
            <w:r w:rsidRPr="00D905DD">
              <w:rPr>
                <w:rFonts w:ascii="Times New Roman" w:hAnsi="Times New Roman" w:eastAsia="Times New Roman" w:cs="Times New Roman"/>
                <w:b/>
                <w:bCs/>
                <w:color w:val="0F4761" w:themeColor="accent1" w:themeShade="BF"/>
                <w:kern w:val="0"/>
                <w:sz w:val="22"/>
                <w:szCs w:val="22"/>
                <w14:ligatures w14:val="none"/>
              </w:rPr>
              <w:t>Objectives:</w:t>
            </w:r>
            <w:r w:rsidRPr="00D905DD">
              <w:rPr>
                <w:rFonts w:ascii="Times New Roman" w:hAnsi="Times New Roman" w:eastAsia="Times New Roman" w:cs="Times New Roman"/>
                <w:color w:val="0F4761" w:themeColor="accent1" w:themeShade="BF"/>
                <w:kern w:val="0"/>
                <w:sz w:val="22"/>
                <w:szCs w:val="22"/>
                <w14:ligatures w14:val="none"/>
              </w:rPr>
              <w:t xml:space="preserve"> </w:t>
            </w:r>
            <w:r w:rsidRPr="00D905DD">
              <w:rPr>
                <w:rFonts w:ascii="Times New Roman" w:hAnsi="Times New Roman" w:eastAsia="Times New Roman" w:cs="Times New Roman"/>
                <w:sz w:val="22"/>
                <w:szCs w:val="22"/>
              </w:rPr>
              <w:t>Within FMSHRC, the Office of the Executive Director (OED) and the Office of Information Technology (OIT) sought a capable IT vendor for daily cloud hosting and managed services to oversee the agency's website management.</w:t>
            </w:r>
          </w:p>
          <w:p w:rsidRPr="00D905DD" w:rsidR="008A6ECE" w:rsidP="00BD2502" w:rsidRDefault="008A6ECE" w14:paraId="6F12E812"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p w:rsidRPr="00D905DD" w:rsidR="008A6ECE" w:rsidP="00BD2502" w:rsidRDefault="008A6ECE" w14:paraId="435DDC19" w14:textId="77777777">
            <w:pPr>
              <w:spacing w:after="0" w:line="240" w:lineRule="auto"/>
              <w:textAlignment w:val="baseline"/>
              <w:rPr>
                <w:rFonts w:ascii="Times New Roman" w:hAnsi="Times New Roman" w:eastAsia="Times New Roman" w:cs="Times New Roman"/>
                <w:b/>
                <w:bCs/>
                <w:color w:val="0F4761" w:themeColor="accent1" w:themeShade="BF"/>
                <w:sz w:val="22"/>
                <w:szCs w:val="22"/>
              </w:rPr>
            </w:pPr>
            <w:r w:rsidRPr="00D905DD">
              <w:rPr>
                <w:rFonts w:ascii="Times New Roman" w:hAnsi="Times New Roman" w:eastAsia="Times New Roman" w:cs="Times New Roman"/>
                <w:b/>
                <w:bCs/>
                <w:color w:val="0F4761" w:themeColor="accent1" w:themeShade="BF"/>
                <w:kern w:val="0"/>
                <w:sz w:val="22"/>
                <w:szCs w:val="22"/>
                <w:shd w:val="clear" w:color="auto" w:fill="FFFFFF"/>
                <w14:ligatures w14:val="none"/>
              </w:rPr>
              <w:t xml:space="preserve">Solutions and Services Provided: </w:t>
            </w:r>
            <w:r w:rsidRPr="00D905DD">
              <w:rPr>
                <w:rFonts w:ascii="Times New Roman" w:hAnsi="Times New Roman" w:cs="Times New Roman"/>
                <w:sz w:val="22"/>
                <w:szCs w:val="22"/>
              </w:rPr>
              <w:t xml:space="preserve">In </w:t>
            </w:r>
            <w:r w:rsidRPr="00D905DD">
              <w:rPr>
                <w:rFonts w:ascii="Times New Roman" w:hAnsi="Times New Roman" w:eastAsia="Times New Roman" w:cs="Times New Roman"/>
                <w:bCs/>
                <w:sz w:val="22"/>
                <w:szCs w:val="22"/>
              </w:rPr>
              <w:t>response to FMSHRC's challenges, vTech stepped in to provide a comprehensive suite of professional cloud hosting and managed services. This suite addressed FMSHRC's requirements with precision. It encompassed ongoing support for cloud infrastructure, Drupal administration, limited Drupal content management, OS administration, database administration, disaster recovery, OS hardening, basic security compliance documentation, and managed services. This holistic approach ensured that vTech met FMSHRC's needs cohesively and effectively.</w:t>
            </w:r>
          </w:p>
          <w:p w:rsidRPr="00D905DD" w:rsidR="008A6ECE" w:rsidP="00BD2502" w:rsidRDefault="008A6ECE" w14:paraId="02D171BE" w14:textId="77777777">
            <w:pPr>
              <w:spacing w:after="0" w:line="240" w:lineRule="auto"/>
              <w:textAlignment w:val="baseline"/>
              <w:rPr>
                <w:rFonts w:ascii="Times New Roman" w:hAnsi="Times New Roman" w:eastAsia="Times New Roman" w:cs="Times New Roman"/>
                <w:b/>
                <w:color w:val="0A2F41" w:themeColor="accent1" w:themeShade="80"/>
                <w:kern w:val="0"/>
                <w:sz w:val="22"/>
                <w:szCs w:val="22"/>
                <w14:ligatures w14:val="none"/>
              </w:rPr>
            </w:pPr>
          </w:p>
          <w:p w:rsidRPr="00D905DD" w:rsidR="008A6ECE" w:rsidP="00BD2502" w:rsidRDefault="008A6ECE" w14:paraId="38054484" w14:textId="77777777">
            <w:pPr>
              <w:spacing w:after="0" w:line="240" w:lineRule="auto"/>
              <w:textAlignment w:val="baseline"/>
              <w:rPr>
                <w:rFonts w:ascii="Times New Roman" w:hAnsi="Times New Roman" w:eastAsia="Times New Roman" w:cs="Times New Roman"/>
                <w:sz w:val="22"/>
                <w:szCs w:val="22"/>
              </w:rPr>
            </w:pPr>
            <w:r w:rsidRPr="00D905DD">
              <w:rPr>
                <w:rFonts w:ascii="Times New Roman" w:hAnsi="Times New Roman" w:eastAsia="Times New Roman" w:cs="Times New Roman"/>
                <w:b/>
                <w:bCs/>
                <w:color w:val="0F4761" w:themeColor="accent1" w:themeShade="BF"/>
                <w:kern w:val="0"/>
                <w:sz w:val="22"/>
                <w:szCs w:val="22"/>
                <w:shd w:val="clear" w:color="auto" w:fill="FFFFFF"/>
                <w14:ligatures w14:val="none"/>
              </w:rPr>
              <w:t>Results:</w:t>
            </w:r>
            <w:r w:rsidRPr="00D905DD">
              <w:rPr>
                <w:rFonts w:ascii="Times New Roman" w:hAnsi="Times New Roman" w:eastAsia="Times New Roman" w:cs="Times New Roman"/>
                <w:color w:val="0F4761" w:themeColor="accent1" w:themeShade="BF"/>
                <w:kern w:val="0"/>
                <w:sz w:val="22"/>
                <w:szCs w:val="22"/>
                <w:shd w:val="clear" w:color="auto" w:fill="FFFFFF"/>
                <w14:ligatures w14:val="none"/>
              </w:rPr>
              <w:t xml:space="preserve"> </w:t>
            </w:r>
            <w:r w:rsidRPr="00D905DD">
              <w:rPr>
                <w:rFonts w:ascii="Times New Roman" w:hAnsi="Times New Roman" w:eastAsia="Times New Roman" w:cs="Times New Roman"/>
                <w:sz w:val="22"/>
                <w:szCs w:val="22"/>
              </w:rPr>
              <w:t>Through its partnership with vTech, FMSHRC has achieved significant milestones in enhancing its IT infrastructure and support capabilities. Our team at vTech successfully provided cloud hosting and managed services, ensuring FMSHRC's website remained operational and FISMA compliant. The migration of the website to a secure cloud-hosted environment, along with the implementation of robust disaster recovery resources, has fortified FMSHRC's online presence, ensuring uninterrupted access for website visitors. Additionally, our network services, application management, and security compliance support have further bolstered FMSHRC's IT capabilities, enabling the commission to fulfill its mission while adhering to stringent security standards efficiently. Ultimately, this endeavor was driven by FMSHRC's commitment to providing accessible, secure, and up-to-date information to benefit the nation's mining industry and workforce, reflecting its dedication to safety and compliance for the well-being of all citizens.</w:t>
            </w:r>
          </w:p>
          <w:p w:rsidRPr="00D905DD" w:rsidR="008A6ECE" w:rsidP="00BD2502" w:rsidRDefault="008A6ECE" w14:paraId="3D22422A" w14:textId="77777777">
            <w:pPr>
              <w:spacing w:after="0" w:line="240" w:lineRule="auto"/>
              <w:textAlignment w:val="baseline"/>
              <w:rPr>
                <w:rFonts w:ascii="Times New Roman" w:hAnsi="Times New Roman" w:eastAsia="Times New Roman" w:cs="Times New Roman"/>
                <w:sz w:val="22"/>
                <w:szCs w:val="22"/>
              </w:rPr>
            </w:pPr>
          </w:p>
          <w:p w:rsidRPr="00D905DD" w:rsidR="008A6ECE" w:rsidP="00BD2502" w:rsidRDefault="008A6ECE" w14:paraId="6651174D"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tc>
      </w:tr>
      <w:tr w:rsidRPr="00D905DD" w:rsidR="008A6ECE" w:rsidTr="00D80BCB" w14:paraId="2CA8CA01" w14:textId="77777777">
        <w:trPr>
          <w:trHeight w:val="135"/>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C1E4F5" w:themeFill="accent1" w:themeFillTint="33"/>
            <w:vAlign w:val="center"/>
            <w:hideMark/>
          </w:tcPr>
          <w:p w:rsidRPr="00D905DD" w:rsidR="008A6ECE" w:rsidP="00BD2502" w:rsidRDefault="008A6ECE" w14:paraId="738767DF" w14:textId="77777777">
            <w:pPr>
              <w:spacing w:after="0" w:line="240" w:lineRule="auto"/>
              <w:jc w:val="center"/>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cs="Times New Roman"/>
                <w:b/>
                <w:bCs/>
                <w:sz w:val="22"/>
                <w:szCs w:val="22"/>
              </w:rPr>
              <w:t>Relevance to Proposed Scope</w:t>
            </w:r>
          </w:p>
        </w:tc>
      </w:tr>
      <w:tr w:rsidRPr="00D905DD" w:rsidR="008A6ECE" w:rsidTr="00D80BCB" w14:paraId="3BBEECE1" w14:textId="77777777">
        <w:trPr>
          <w:trHeight w:val="453"/>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auto"/>
            <w:vAlign w:val="center"/>
            <w:hideMark/>
          </w:tcPr>
          <w:p w:rsidRPr="00D905DD" w:rsidR="008A6ECE" w:rsidP="00BD2502" w:rsidRDefault="008A6ECE" w14:paraId="625A42BB" w14:textId="2C5706E6">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kern w:val="0"/>
                <w:sz w:val="22"/>
                <w:szCs w:val="22"/>
                <w:shd w:val="clear" w:color="auto" w:fill="FFFFFF"/>
                <w14:ligatures w14:val="none"/>
              </w:rPr>
              <w:t xml:space="preserve">These services match the scope of the proposed project in terms of </w:t>
            </w:r>
            <w:r w:rsidRPr="00D905DD" w:rsidR="00D905DD">
              <w:rPr>
                <w:rFonts w:ascii="Times New Roman" w:hAnsi="Times New Roman" w:eastAsia="Times New Roman" w:cs="Times New Roman"/>
                <w:color w:val="FF0000"/>
                <w:kern w:val="0"/>
                <w:sz w:val="22"/>
                <w:szCs w:val="22"/>
                <w:shd w:val="clear" w:color="auto" w:fill="FFFFFF"/>
                <w14:ligatures w14:val="none"/>
              </w:rPr>
              <w:t>{</w:t>
            </w:r>
            <w:r w:rsidRPr="00D905DD" w:rsidR="00D905DD">
              <w:rPr>
                <w:rFonts w:ascii="Times New Roman" w:hAnsi="Times New Roman" w:eastAsia="Times New Roman" w:cs="Times New Roman"/>
                <w:color w:val="FF0000"/>
                <w:sz w:val="22"/>
                <w:szCs w:val="22"/>
                <w:shd w:val="clear" w:color="auto" w:fill="FFFFFF"/>
              </w:rPr>
              <w:t xml:space="preserve">insert two or three services the proposed client needs that were provided in this past </w:t>
            </w:r>
            <w:r w:rsidR="00D905DD">
              <w:rPr>
                <w:rFonts w:ascii="Times New Roman" w:hAnsi="Times New Roman" w:eastAsia="Times New Roman" w:cs="Times New Roman"/>
                <w:color w:val="FF0000"/>
                <w:sz w:val="22"/>
                <w:szCs w:val="22"/>
                <w:shd w:val="clear" w:color="auto" w:fill="FFFFFF"/>
              </w:rPr>
              <w:t>performance, e.g.</w:t>
            </w:r>
            <w:r w:rsidRPr="00D905DD" w:rsidR="00D905DD">
              <w:rPr>
                <w:rFonts w:ascii="Times New Roman" w:hAnsi="Times New Roman" w:eastAsia="Times New Roman" w:cs="Times New Roman"/>
                <w:b/>
                <w:bCs/>
                <w:color w:val="FF0000"/>
                <w:kern w:val="0"/>
                <w:sz w:val="22"/>
                <w:szCs w:val="22"/>
                <w14:ligatures w14:val="none"/>
              </w:rPr>
              <w:t> </w:t>
            </w:r>
            <w:r w:rsidRPr="00D905DD">
              <w:rPr>
                <w:rFonts w:ascii="Times New Roman" w:hAnsi="Times New Roman" w:eastAsia="Times New Roman" w:cs="Times New Roman"/>
                <w:color w:val="FF0000"/>
                <w:kern w:val="0"/>
                <w:sz w:val="22"/>
                <w:szCs w:val="22"/>
                <w:shd w:val="clear" w:color="auto" w:fill="FFFFFF"/>
                <w14:ligatures w14:val="none"/>
              </w:rPr>
              <w:t>m</w:t>
            </w:r>
            <w:r w:rsidRPr="00D905DD">
              <w:rPr>
                <w:rFonts w:ascii="Times New Roman" w:hAnsi="Times New Roman" w:eastAsia="Times New Roman" w:cs="Times New Roman"/>
                <w:color w:val="FF0000"/>
                <w:sz w:val="22"/>
                <w:szCs w:val="22"/>
              </w:rPr>
              <w:t>igration and hosting of existing applications (Drupal)</w:t>
            </w:r>
            <w:r w:rsidRPr="00D905DD" w:rsidR="00D905DD">
              <w:rPr>
                <w:rFonts w:ascii="Times New Roman" w:hAnsi="Times New Roman" w:eastAsia="Times New Roman" w:cs="Times New Roman"/>
                <w:color w:val="FF0000"/>
                <w:sz w:val="22"/>
                <w:szCs w:val="22"/>
              </w:rPr>
              <w:t>}</w:t>
            </w:r>
            <w:r w:rsidRPr="00D905DD">
              <w:rPr>
                <w:rFonts w:ascii="Times New Roman" w:hAnsi="Times New Roman" w:eastAsia="Times New Roman" w:cs="Times New Roman"/>
                <w:sz w:val="22"/>
                <w:szCs w:val="22"/>
              </w:rPr>
              <w:t>.</w:t>
            </w:r>
          </w:p>
        </w:tc>
      </w:tr>
    </w:tbl>
    <w:p w:rsidRPr="00D905DD" w:rsidR="008A6ECE" w:rsidP="008A6ECE" w:rsidRDefault="008A6ECE" w14:paraId="269251A0" w14:textId="77777777">
      <w:pPr>
        <w:rPr>
          <w:rFonts w:ascii="Times New Roman" w:hAnsi="Times New Roman" w:cs="Times New Roman"/>
          <w:sz w:val="22"/>
          <w:szCs w:val="22"/>
        </w:rPr>
      </w:pPr>
    </w:p>
    <w:p w:rsidRPr="00D905DD" w:rsidR="008A6ECE" w:rsidP="008A6ECE" w:rsidRDefault="00D905DD" w14:paraId="56523174" w14:textId="6315EBB5">
      <w:pPr>
        <w:pStyle w:val="Heading2"/>
        <w:rPr>
          <w:rFonts w:ascii="Times New Roman" w:hAnsi="Times New Roman" w:cs="Times New Roman"/>
          <w:b/>
          <w:bCs/>
          <w:sz w:val="24"/>
          <w:szCs w:val="24"/>
        </w:rPr>
      </w:pPr>
      <w:bookmarkStart w:name="_Toc159859079" w:id="16"/>
      <w:bookmarkStart w:name="_Toc161139475" w:id="17"/>
      <w:r>
        <w:rPr>
          <w:rFonts w:ascii="Times New Roman" w:hAnsi="Times New Roman" w:cs="Times New Roman"/>
          <w:b/>
          <w:bCs/>
          <w:sz w:val="24"/>
          <w:szCs w:val="24"/>
        </w:rPr>
        <w:t>1</w:t>
      </w:r>
      <w:r w:rsidRPr="00D905DD" w:rsidR="008A6ECE">
        <w:rPr>
          <w:rFonts w:ascii="Times New Roman" w:hAnsi="Times New Roman" w:cs="Times New Roman"/>
          <w:b/>
          <w:bCs/>
          <w:sz w:val="24"/>
          <w:szCs w:val="24"/>
        </w:rPr>
        <w:t>.</w:t>
      </w:r>
      <w:r>
        <w:rPr>
          <w:rFonts w:ascii="Times New Roman" w:hAnsi="Times New Roman" w:cs="Times New Roman"/>
          <w:b/>
          <w:bCs/>
          <w:sz w:val="24"/>
          <w:szCs w:val="24"/>
        </w:rPr>
        <w:t>6</w:t>
      </w:r>
      <w:r w:rsidRPr="00D905DD" w:rsidR="008A6ECE">
        <w:rPr>
          <w:rFonts w:ascii="Times New Roman" w:hAnsi="Times New Roman" w:cs="Times New Roman"/>
          <w:b/>
          <w:bCs/>
          <w:sz w:val="24"/>
          <w:szCs w:val="24"/>
        </w:rPr>
        <w:t xml:space="preserve"> HHS ASPR: Professional Administrative Staffing Support Services</w:t>
      </w:r>
      <w:bookmarkEnd w:id="16"/>
      <w:bookmarkEnd w:id="17"/>
    </w:p>
    <w:tbl>
      <w:tblPr>
        <w:tblW w:w="934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92"/>
        <w:gridCol w:w="6652"/>
      </w:tblGrid>
      <w:tr w:rsidRPr="00D905DD" w:rsidR="008A6ECE" w:rsidTr="00BD2502" w14:paraId="3D699E74"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2A40102D"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Client Name</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76B94A70"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kern w:val="0"/>
                <w:sz w:val="22"/>
                <w:szCs w:val="22"/>
                <w14:ligatures w14:val="none"/>
              </w:rPr>
              <w:t>Department of Health and Human Services (HHS) Office of the Assistant Secretary for Preparedness and Response (ASPR)</w:t>
            </w:r>
          </w:p>
        </w:tc>
      </w:tr>
      <w:tr w:rsidRPr="00D905DD" w:rsidR="008A6ECE" w:rsidTr="00BD2502" w14:paraId="6B761A48"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17F0940C"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Prime or Subcontractor</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036C43EA"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color w:val="000000"/>
                <w:kern w:val="0"/>
                <w:sz w:val="22"/>
                <w:szCs w:val="22"/>
                <w14:ligatures w14:val="none"/>
              </w:rPr>
              <w:t>Subcontractor</w:t>
            </w:r>
          </w:p>
        </w:tc>
      </w:tr>
      <w:tr w:rsidRPr="00D905DD" w:rsidR="008A6ECE" w:rsidTr="00BD2502" w14:paraId="77696184" w14:textId="77777777">
        <w:trPr>
          <w:trHeight w:val="30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hideMark/>
          </w:tcPr>
          <w:p w:rsidRPr="00D905DD" w:rsidR="008A6ECE" w:rsidP="00BD2502" w:rsidRDefault="008A6ECE" w14:paraId="2CDB37CA"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Project Name</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70F80F21" w14:textId="77777777">
            <w:pPr>
              <w:spacing w:after="0" w:line="240" w:lineRule="auto"/>
              <w:textAlignment w:val="baseline"/>
              <w:rPr>
                <w:rFonts w:ascii="Times New Roman" w:hAnsi="Times New Roman" w:cs="Times New Roman"/>
                <w:sz w:val="22"/>
                <w:szCs w:val="22"/>
              </w:rPr>
            </w:pPr>
            <w:r w:rsidRPr="00D905DD">
              <w:rPr>
                <w:rFonts w:ascii="Times New Roman" w:hAnsi="Times New Roman" w:cs="Times New Roman"/>
                <w:color w:val="000000" w:themeColor="text1"/>
                <w:sz w:val="22"/>
                <w:szCs w:val="22"/>
              </w:rPr>
              <w:t>Professional Administrative Staffing Support Services</w:t>
            </w:r>
          </w:p>
        </w:tc>
      </w:tr>
      <w:tr w:rsidRPr="00D905DD" w:rsidR="008A6ECE" w:rsidTr="00BD2502" w14:paraId="70A1D745" w14:textId="77777777">
        <w:trPr>
          <w:trHeight w:val="33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20CF00F6"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Period of Performance   </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4064A885" w14:textId="77777777">
            <w:pPr>
              <w:spacing w:after="0" w:line="240" w:lineRule="auto"/>
              <w:textAlignment w:val="baseline"/>
              <w:rPr>
                <w:rFonts w:ascii="Times New Roman" w:hAnsi="Times New Roman" w:cs="Times New Roman"/>
                <w:sz w:val="22"/>
                <w:szCs w:val="22"/>
              </w:rPr>
            </w:pPr>
            <w:r w:rsidRPr="00D905DD">
              <w:rPr>
                <w:rFonts w:ascii="Times New Roman" w:hAnsi="Times New Roman" w:cs="Times New Roman"/>
                <w:sz w:val="22"/>
                <w:szCs w:val="22"/>
              </w:rPr>
              <w:t>9/29/2022 – 9/29/2024</w:t>
            </w:r>
          </w:p>
        </w:tc>
      </w:tr>
      <w:tr w:rsidRPr="00D905DD" w:rsidR="008A6ECE" w:rsidTr="00BD2502" w14:paraId="1E422F84" w14:textId="77777777">
        <w:trPr>
          <w:trHeight w:val="33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hideMark/>
          </w:tcPr>
          <w:p w:rsidRPr="00D905DD" w:rsidR="008A6ECE" w:rsidP="00BD2502" w:rsidRDefault="008A6ECE" w14:paraId="0BCC73EC"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Contract Value </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3D87CFF8"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cs="Times New Roman"/>
                <w:color w:val="000000" w:themeColor="text1"/>
                <w:sz w:val="22"/>
                <w:szCs w:val="22"/>
              </w:rPr>
              <w:t>Cumulative Value of all Subcontractor Task Order(s)</w:t>
            </w:r>
          </w:p>
        </w:tc>
      </w:tr>
      <w:tr w:rsidRPr="00D905DD" w:rsidR="008A6ECE" w:rsidTr="00BD2502" w14:paraId="5CDD0258" w14:textId="77777777">
        <w:trPr>
          <w:trHeight w:val="27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hideMark/>
          </w:tcPr>
          <w:p w:rsidRPr="00D905DD" w:rsidR="008A6ECE" w:rsidP="00BD2502" w:rsidRDefault="008A6ECE" w14:paraId="6C25AD4C"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Contract Number</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7C762E59"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cs="Times New Roman"/>
                <w:color w:val="000000" w:themeColor="text1"/>
                <w:sz w:val="22"/>
                <w:szCs w:val="22"/>
              </w:rPr>
              <w:t>75A50121D00003</w:t>
            </w:r>
          </w:p>
        </w:tc>
      </w:tr>
      <w:tr w:rsidRPr="00D905DD" w:rsidR="008A6ECE" w:rsidTr="00BD2502" w14:paraId="0C508F91" w14:textId="77777777">
        <w:trPr>
          <w:trHeight w:val="270"/>
        </w:trPr>
        <w:tc>
          <w:tcPr>
            <w:tcW w:w="269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C1E4F5" w:themeFill="accent1" w:themeFillTint="33"/>
          </w:tcPr>
          <w:p w:rsidRPr="00D905DD" w:rsidR="008A6ECE" w:rsidP="00BD2502" w:rsidRDefault="008A6ECE" w14:paraId="25AFC71B"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lastRenderedPageBreak/>
              <w:t>Client POC Details</w:t>
            </w:r>
          </w:p>
        </w:tc>
        <w:tc>
          <w:tcPr>
            <w:tcW w:w="6652" w:type="dxa"/>
            <w:tcBorders>
              <w:top w:val="single" w:color="83CAEB" w:themeColor="accent1" w:themeTint="66" w:sz="6" w:space="0"/>
              <w:left w:val="single" w:color="83CAEB" w:themeColor="accent1" w:themeTint="66" w:sz="6" w:space="0"/>
              <w:bottom w:val="single" w:color="83CAEB" w:themeColor="accent1" w:themeTint="66" w:sz="6" w:space="0"/>
              <w:right w:val="single" w:color="83CAEB" w:themeColor="accent1" w:themeTint="66" w:sz="6" w:space="0"/>
            </w:tcBorders>
            <w:shd w:val="clear" w:color="auto" w:fill="auto"/>
          </w:tcPr>
          <w:p w:rsidRPr="00D905DD" w:rsidR="008A6ECE" w:rsidP="00BD2502" w:rsidRDefault="008A6ECE" w14:paraId="6376282E" w14:textId="77777777">
            <w:pPr>
              <w:spacing w:after="0" w:line="240" w:lineRule="auto"/>
              <w:textAlignment w:val="baseline"/>
              <w:rPr>
                <w:rFonts w:ascii="Times New Roman" w:hAnsi="Times New Roman" w:cs="Times New Roman"/>
                <w:sz w:val="22"/>
                <w:szCs w:val="22"/>
              </w:rPr>
            </w:pPr>
            <w:r w:rsidRPr="00D905DD">
              <w:rPr>
                <w:rFonts w:ascii="Times New Roman" w:hAnsi="Times New Roman" w:cs="Times New Roman"/>
                <w:sz w:val="22"/>
                <w:szCs w:val="22"/>
              </w:rPr>
              <w:t>Bryce Space and Technology, LLC (</w:t>
            </w:r>
            <w:proofErr w:type="spellStart"/>
            <w:r w:rsidRPr="00D905DD">
              <w:rPr>
                <w:rFonts w:ascii="Times New Roman" w:hAnsi="Times New Roman" w:cs="Times New Roman"/>
                <w:sz w:val="22"/>
                <w:szCs w:val="22"/>
              </w:rPr>
              <w:t>BryceTech</w:t>
            </w:r>
            <w:proofErr w:type="spellEnd"/>
            <w:r w:rsidRPr="00D905DD">
              <w:rPr>
                <w:rFonts w:ascii="Times New Roman" w:hAnsi="Times New Roman" w:cs="Times New Roman"/>
                <w:sz w:val="22"/>
                <w:szCs w:val="22"/>
              </w:rPr>
              <w:t>)</w:t>
            </w:r>
          </w:p>
          <w:p w:rsidRPr="00D905DD" w:rsidR="008A6ECE" w:rsidP="00BD2502" w:rsidRDefault="008A6ECE" w14:paraId="46F05097" w14:textId="77777777">
            <w:pPr>
              <w:spacing w:after="0" w:line="240" w:lineRule="auto"/>
              <w:textAlignment w:val="baseline"/>
              <w:rPr>
                <w:rFonts w:ascii="Times New Roman" w:hAnsi="Times New Roman" w:eastAsia="Times New Roman" w:cs="Times New Roman"/>
                <w:color w:val="000000"/>
                <w:kern w:val="0"/>
                <w:sz w:val="22"/>
                <w:szCs w:val="22"/>
                <w14:ligatures w14:val="none"/>
              </w:rPr>
            </w:pPr>
            <w:r w:rsidRPr="00D905DD">
              <w:rPr>
                <w:rFonts w:ascii="Times New Roman" w:hAnsi="Times New Roman" w:eastAsia="Times New Roman" w:cs="Times New Roman"/>
                <w:color w:val="000000" w:themeColor="text1"/>
                <w:sz w:val="22"/>
                <w:szCs w:val="22"/>
              </w:rPr>
              <w:t>Nathan Sanders |</w:t>
            </w:r>
            <w:r w:rsidRPr="00D905DD">
              <w:rPr>
                <w:rFonts w:ascii="Times New Roman" w:hAnsi="Times New Roman" w:eastAsia="Times New Roman" w:cs="Times New Roman"/>
                <w:color w:val="215E99" w:themeColor="text2" w:themeTint="BF"/>
                <w:sz w:val="22"/>
                <w:szCs w:val="22"/>
              </w:rPr>
              <w:t xml:space="preserve"> </w:t>
            </w:r>
            <w:hyperlink w:history="1" r:id="rId18">
              <w:r w:rsidRPr="00D905DD">
                <w:rPr>
                  <w:rStyle w:val="Hyperlink"/>
                  <w:rFonts w:ascii="Times New Roman" w:hAnsi="Times New Roman" w:eastAsia="Times New Roman" w:cs="Times New Roman"/>
                  <w:color w:val="215E99" w:themeColor="text2" w:themeTint="BF"/>
                  <w:sz w:val="22"/>
                  <w:szCs w:val="22"/>
                </w:rPr>
                <w:t>nathan.sanders@brycetech.com</w:t>
              </w:r>
            </w:hyperlink>
            <w:r w:rsidRPr="00D905DD">
              <w:rPr>
                <w:rFonts w:ascii="Times New Roman" w:hAnsi="Times New Roman" w:eastAsia="Times New Roman" w:cs="Times New Roman"/>
                <w:color w:val="000000" w:themeColor="text1"/>
                <w:sz w:val="22"/>
                <w:szCs w:val="22"/>
              </w:rPr>
              <w:t xml:space="preserve"> | 703-945-3261</w:t>
            </w:r>
          </w:p>
        </w:tc>
      </w:tr>
      <w:tr w:rsidRPr="00D905DD" w:rsidR="008A6ECE" w:rsidTr="00D80BCB" w14:paraId="6C25BF86" w14:textId="77777777">
        <w:trPr>
          <w:trHeight w:val="120"/>
        </w:trPr>
        <w:tc>
          <w:tcPr>
            <w:tcW w:w="9344" w:type="dxa"/>
            <w:gridSpan w:val="2"/>
            <w:tcBorders>
              <w:top w:val="single" w:color="83CAEB" w:themeColor="accent1" w:themeTint="66" w:sz="6" w:space="0"/>
              <w:left w:val="single" w:color="83CAEB" w:themeColor="accent1" w:themeTint="66" w:sz="6" w:space="0"/>
              <w:bottom w:val="single" w:color="45B0E1" w:themeColor="accent1" w:themeTint="99" w:sz="6" w:space="0"/>
              <w:right w:val="single" w:color="83CAEB" w:themeColor="accent1" w:themeTint="66" w:sz="6" w:space="0"/>
            </w:tcBorders>
            <w:shd w:val="clear" w:color="auto" w:fill="C1E4F5" w:themeFill="accent1" w:themeFillTint="33"/>
            <w:hideMark/>
          </w:tcPr>
          <w:p w:rsidRPr="00D905DD" w:rsidR="008A6ECE" w:rsidP="00BD2502" w:rsidRDefault="008A6ECE" w14:paraId="09A077EF" w14:textId="77777777">
            <w:pPr>
              <w:spacing w:after="0" w:line="240" w:lineRule="auto"/>
              <w:jc w:val="center"/>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eastAsia="Times New Roman" w:cs="Times New Roman"/>
                <w:b/>
                <w:bCs/>
                <w:color w:val="000000"/>
                <w:kern w:val="0"/>
                <w:sz w:val="22"/>
                <w:szCs w:val="22"/>
                <w14:ligatures w14:val="none"/>
              </w:rPr>
              <w:t>Summary of Performance</w:t>
            </w:r>
          </w:p>
        </w:tc>
      </w:tr>
      <w:tr w:rsidRPr="00D905DD" w:rsidR="008A6ECE" w:rsidTr="00D80BCB" w14:paraId="0AC7C2C5" w14:textId="77777777">
        <w:trPr>
          <w:trHeight w:val="810"/>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auto"/>
            <w:vAlign w:val="center"/>
            <w:hideMark/>
          </w:tcPr>
          <w:p w:rsidRPr="00D905DD" w:rsidR="008A6ECE" w:rsidP="00BD2502" w:rsidRDefault="008A6ECE" w14:paraId="7F315E41" w14:textId="77777777">
            <w:pPr>
              <w:spacing w:after="0" w:line="240" w:lineRule="auto"/>
              <w:textAlignment w:val="baseline"/>
              <w:rPr>
                <w:rFonts w:ascii="Times New Roman" w:hAnsi="Times New Roman" w:eastAsia="Times New Roman" w:cs="Times New Roman"/>
                <w:kern w:val="0"/>
                <w:sz w:val="22"/>
                <w:szCs w:val="22"/>
                <w14:ligatures w14:val="none"/>
              </w:rPr>
            </w:pPr>
            <w:r w:rsidRPr="00D905DD">
              <w:rPr>
                <w:rFonts w:ascii="Times New Roman" w:hAnsi="Times New Roman" w:eastAsia="Times New Roman" w:cs="Times New Roman"/>
                <w:b/>
                <w:bCs/>
                <w:color w:val="0F4761" w:themeColor="accent1" w:themeShade="BF"/>
                <w:kern w:val="0"/>
                <w:sz w:val="22"/>
                <w:szCs w:val="22"/>
                <w14:ligatures w14:val="none"/>
              </w:rPr>
              <w:t>Objectives:</w:t>
            </w:r>
            <w:r w:rsidRPr="00D905DD">
              <w:rPr>
                <w:rFonts w:ascii="Times New Roman" w:hAnsi="Times New Roman" w:eastAsia="Times New Roman" w:cs="Times New Roman"/>
                <w:color w:val="0F4761" w:themeColor="accent1" w:themeShade="BF"/>
                <w:kern w:val="0"/>
                <w:sz w:val="22"/>
                <w:szCs w:val="22"/>
                <w14:ligatures w14:val="none"/>
              </w:rPr>
              <w:t xml:space="preserve"> </w:t>
            </w:r>
            <w:r w:rsidRPr="00D905DD">
              <w:rPr>
                <w:rFonts w:ascii="Times New Roman" w:hAnsi="Times New Roman" w:eastAsia="Times New Roman" w:cs="Times New Roman"/>
                <w:kern w:val="0"/>
                <w:sz w:val="22"/>
                <w:szCs w:val="22"/>
                <w14:ligatures w14:val="none"/>
              </w:rPr>
              <w:t>HHS ASPR required assistance with the staffing of administrative support services, technical services, and medical services.</w:t>
            </w:r>
          </w:p>
          <w:p w:rsidRPr="00D905DD" w:rsidR="008A6ECE" w:rsidP="00BD2502" w:rsidRDefault="008A6ECE" w14:paraId="23F9D714"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p w:rsidRPr="00D905DD" w:rsidR="008A6ECE" w:rsidP="00BD2502" w:rsidRDefault="008A6ECE" w14:paraId="42BCF0A8" w14:textId="77777777">
            <w:pPr>
              <w:spacing w:after="0" w:line="240" w:lineRule="auto"/>
              <w:textAlignment w:val="baseline"/>
              <w:rPr>
                <w:rFonts w:ascii="Times New Roman" w:hAnsi="Times New Roman" w:eastAsia="Times New Roman" w:cs="Times New Roman"/>
                <w:kern w:val="0"/>
                <w:sz w:val="22"/>
                <w:szCs w:val="22"/>
                <w:shd w:val="clear" w:color="auto" w:fill="FFFFFF"/>
                <w14:ligatures w14:val="none"/>
              </w:rPr>
            </w:pPr>
            <w:r w:rsidRPr="00D905DD">
              <w:rPr>
                <w:rFonts w:ascii="Times New Roman" w:hAnsi="Times New Roman" w:eastAsia="Times New Roman" w:cs="Times New Roman"/>
                <w:b/>
                <w:bCs/>
                <w:color w:val="0F4761" w:themeColor="accent1" w:themeShade="BF"/>
                <w:kern w:val="0"/>
                <w:sz w:val="22"/>
                <w:szCs w:val="22"/>
                <w:shd w:val="clear" w:color="auto" w:fill="FFFFFF"/>
                <w14:ligatures w14:val="none"/>
              </w:rPr>
              <w:t xml:space="preserve">Solutions and Services Provided:  </w:t>
            </w:r>
            <w:proofErr w:type="spellStart"/>
            <w:r w:rsidRPr="00D905DD">
              <w:rPr>
                <w:rFonts w:ascii="Times New Roman" w:hAnsi="Times New Roman" w:eastAsia="Times New Roman" w:cs="Times New Roman"/>
                <w:sz w:val="22"/>
                <w:szCs w:val="22"/>
              </w:rPr>
              <w:t>BryceTech</w:t>
            </w:r>
            <w:proofErr w:type="spellEnd"/>
            <w:r w:rsidRPr="00D905DD">
              <w:rPr>
                <w:rFonts w:ascii="Times New Roman" w:hAnsi="Times New Roman" w:eastAsia="Times New Roman" w:cs="Times New Roman"/>
                <w:sz w:val="22"/>
                <w:szCs w:val="22"/>
              </w:rPr>
              <w:t xml:space="preserve"> </w:t>
            </w:r>
            <w:r w:rsidRPr="00D905DD">
              <w:rPr>
                <w:rFonts w:ascii="Times New Roman" w:hAnsi="Times New Roman" w:eastAsia="Times New Roman" w:cs="Times New Roman"/>
                <w:color w:val="000000" w:themeColor="text1"/>
                <w:sz w:val="22"/>
                <w:szCs w:val="22"/>
              </w:rPr>
              <w:t>was awarded Contract Number 75A50121D00003 on September 30, 2021, with the US Department of Health and Human Services (HHS), Office of the Assistant Secretary for Preparedness and Response (ASPR) (the “Client” or “Government”) to acquire Professional Administrative Staffing Support Services (the “Prime Contract”).</w:t>
            </w:r>
            <w:r w:rsidRPr="00D905DD">
              <w:rPr>
                <w:rFonts w:ascii="Times New Roman" w:hAnsi="Times New Roman" w:cs="Times New Roman"/>
                <w:sz w:val="22"/>
                <w:szCs w:val="22"/>
              </w:rPr>
              <w:br/>
            </w:r>
          </w:p>
          <w:p w:rsidRPr="00D905DD" w:rsidR="008A6ECE" w:rsidP="00BD2502" w:rsidRDefault="008A6ECE" w14:paraId="6569476D" w14:textId="77777777">
            <w:pPr>
              <w:spacing w:after="0" w:line="240" w:lineRule="auto"/>
              <w:textAlignment w:val="baseline"/>
              <w:rPr>
                <w:rFonts w:ascii="Times New Roman" w:hAnsi="Times New Roman" w:eastAsia="Times New Roman" w:cs="Times New Roman"/>
                <w:sz w:val="22"/>
                <w:szCs w:val="22"/>
              </w:rPr>
            </w:pPr>
            <w:r w:rsidRPr="00D905DD">
              <w:rPr>
                <w:rFonts w:ascii="Times New Roman" w:hAnsi="Times New Roman" w:eastAsia="Times New Roman" w:cs="Times New Roman"/>
                <w:b/>
                <w:bCs/>
                <w:color w:val="0F4761" w:themeColor="accent1" w:themeShade="BF"/>
                <w:kern w:val="0"/>
                <w:sz w:val="22"/>
                <w:szCs w:val="22"/>
                <w:shd w:val="clear" w:color="auto" w:fill="FFFFFF"/>
                <w14:ligatures w14:val="none"/>
              </w:rPr>
              <w:t>Results:</w:t>
            </w:r>
            <w:r w:rsidRPr="00D905DD">
              <w:rPr>
                <w:rFonts w:ascii="Times New Roman" w:hAnsi="Times New Roman" w:eastAsia="Times New Roman" w:cs="Times New Roman"/>
                <w:color w:val="0F4761" w:themeColor="accent1" w:themeShade="BF"/>
                <w:kern w:val="0"/>
                <w:sz w:val="22"/>
                <w:szCs w:val="22"/>
                <w:shd w:val="clear" w:color="auto" w:fill="FFFFFF"/>
                <w14:ligatures w14:val="none"/>
              </w:rPr>
              <w:t xml:space="preserve"> </w:t>
            </w:r>
            <w:r w:rsidRPr="00D905DD">
              <w:rPr>
                <w:rFonts w:ascii="Times New Roman" w:hAnsi="Times New Roman" w:eastAsia="Times New Roman" w:cs="Times New Roman"/>
                <w:kern w:val="0"/>
                <w:sz w:val="22"/>
                <w:szCs w:val="22"/>
                <w:shd w:val="clear" w:color="auto" w:fill="FFFFFF"/>
                <w14:ligatures w14:val="none"/>
              </w:rPr>
              <w:t>vTech is currently activ</w:t>
            </w:r>
            <w:r w:rsidRPr="00D905DD">
              <w:rPr>
                <w:rFonts w:ascii="Times New Roman" w:hAnsi="Times New Roman" w:eastAsia="Times New Roman" w:cs="Times New Roman"/>
                <w:sz w:val="22"/>
                <w:szCs w:val="22"/>
              </w:rPr>
              <w:t xml:space="preserve">e in this effort and helping the ASPR program ramp up its federal staff.  </w:t>
            </w:r>
          </w:p>
          <w:p w:rsidRPr="00D905DD" w:rsidR="008A6ECE" w:rsidP="00BD2502" w:rsidRDefault="008A6ECE" w14:paraId="12E61E1B" w14:textId="77777777">
            <w:pPr>
              <w:spacing w:after="0" w:line="240" w:lineRule="auto"/>
              <w:textAlignment w:val="baseline"/>
              <w:rPr>
                <w:rFonts w:ascii="Times New Roman" w:hAnsi="Times New Roman" w:eastAsia="Times New Roman" w:cs="Times New Roman"/>
                <w:sz w:val="22"/>
                <w:szCs w:val="22"/>
              </w:rPr>
            </w:pPr>
          </w:p>
          <w:p w:rsidRPr="00D905DD" w:rsidR="008A6ECE" w:rsidP="00BD2502" w:rsidRDefault="008A6ECE" w14:paraId="211DAECD" w14:textId="77777777">
            <w:pPr>
              <w:spacing w:after="0" w:line="240" w:lineRule="auto"/>
              <w:textAlignment w:val="baseline"/>
              <w:rPr>
                <w:rFonts w:ascii="Times New Roman" w:hAnsi="Times New Roman" w:eastAsia="Times New Roman" w:cs="Times New Roman"/>
                <w:b/>
                <w:bCs/>
                <w:color w:val="000000"/>
                <w:kern w:val="0"/>
                <w:sz w:val="22"/>
                <w:szCs w:val="22"/>
                <w14:ligatures w14:val="none"/>
              </w:rPr>
            </w:pPr>
          </w:p>
        </w:tc>
      </w:tr>
      <w:tr w:rsidRPr="00D905DD" w:rsidR="008A6ECE" w:rsidTr="00D80BCB" w14:paraId="6EE947C6" w14:textId="77777777">
        <w:trPr>
          <w:trHeight w:val="135"/>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C1E4F5" w:themeFill="accent1" w:themeFillTint="33"/>
            <w:vAlign w:val="center"/>
            <w:hideMark/>
          </w:tcPr>
          <w:p w:rsidRPr="00D905DD" w:rsidR="008A6ECE" w:rsidP="00BD2502" w:rsidRDefault="008A6ECE" w14:paraId="2C87C04E" w14:textId="77777777">
            <w:pPr>
              <w:spacing w:after="0" w:line="240" w:lineRule="auto"/>
              <w:jc w:val="center"/>
              <w:textAlignment w:val="baseline"/>
              <w:rPr>
                <w:rFonts w:ascii="Times New Roman" w:hAnsi="Times New Roman" w:eastAsia="Times New Roman" w:cs="Times New Roman"/>
                <w:b/>
                <w:bCs/>
                <w:color w:val="000000"/>
                <w:kern w:val="0"/>
                <w:sz w:val="22"/>
                <w:szCs w:val="22"/>
                <w14:ligatures w14:val="none"/>
              </w:rPr>
            </w:pPr>
            <w:r w:rsidRPr="00D905DD">
              <w:rPr>
                <w:rFonts w:ascii="Times New Roman" w:hAnsi="Times New Roman" w:cs="Times New Roman"/>
                <w:b/>
                <w:bCs/>
                <w:sz w:val="22"/>
                <w:szCs w:val="22"/>
              </w:rPr>
              <w:t>Relevance to Proposed Scope</w:t>
            </w:r>
          </w:p>
        </w:tc>
      </w:tr>
      <w:tr w:rsidRPr="00D905DD" w:rsidR="008A6ECE" w:rsidTr="00D80BCB" w14:paraId="1688C6DB" w14:textId="77777777">
        <w:trPr>
          <w:trHeight w:val="408"/>
        </w:trPr>
        <w:tc>
          <w:tcPr>
            <w:tcW w:w="9344" w:type="dxa"/>
            <w:gridSpan w:val="2"/>
            <w:tcBorders>
              <w:top w:val="single" w:color="45B0E1" w:themeColor="accent1" w:themeTint="99" w:sz="6" w:space="0"/>
              <w:left w:val="single" w:color="45B0E1" w:themeColor="accent1" w:themeTint="99" w:sz="6" w:space="0"/>
              <w:bottom w:val="single" w:color="45B0E1" w:themeColor="accent1" w:themeTint="99" w:sz="6" w:space="0"/>
              <w:right w:val="single" w:color="45B0E1" w:themeColor="accent1" w:themeTint="99" w:sz="6" w:space="0"/>
            </w:tcBorders>
            <w:shd w:val="clear" w:color="auto" w:fill="auto"/>
            <w:vAlign w:val="center"/>
            <w:hideMark/>
          </w:tcPr>
          <w:p w:rsidRPr="00D905DD" w:rsidR="008A6ECE" w:rsidP="00BD2502" w:rsidRDefault="008A6ECE" w14:paraId="06737629" w14:textId="56E64385">
            <w:pPr>
              <w:spacing w:after="0" w:line="240" w:lineRule="auto"/>
              <w:textAlignment w:val="baseline"/>
              <w:rPr>
                <w:rFonts w:ascii="Times New Roman" w:hAnsi="Times New Roman" w:eastAsia="Times New Roman" w:cs="Times New Roman"/>
                <w:color w:val="000000" w:themeColor="text1"/>
                <w:sz w:val="22"/>
                <w:szCs w:val="22"/>
              </w:rPr>
            </w:pPr>
            <w:r w:rsidRPr="00D905DD">
              <w:rPr>
                <w:rFonts w:ascii="Times New Roman" w:hAnsi="Times New Roman" w:eastAsia="Times New Roman" w:cs="Times New Roman"/>
                <w:kern w:val="0"/>
                <w:sz w:val="22"/>
                <w:szCs w:val="22"/>
                <w:shd w:val="clear" w:color="auto" w:fill="FFFFFF"/>
                <w14:ligatures w14:val="none"/>
              </w:rPr>
              <w:t xml:space="preserve">These services match the scope of the proposed project in terms of </w:t>
            </w:r>
            <w:r w:rsidRPr="00D905DD" w:rsidR="00D905DD">
              <w:rPr>
                <w:rFonts w:ascii="Times New Roman" w:hAnsi="Times New Roman" w:eastAsia="Times New Roman" w:cs="Times New Roman"/>
                <w:color w:val="FF0000"/>
                <w:kern w:val="0"/>
                <w:sz w:val="22"/>
                <w:szCs w:val="22"/>
                <w:shd w:val="clear" w:color="auto" w:fill="FFFFFF"/>
                <w14:ligatures w14:val="none"/>
              </w:rPr>
              <w:t>{</w:t>
            </w:r>
            <w:r w:rsidRPr="00D905DD" w:rsidR="00D905DD">
              <w:rPr>
                <w:rFonts w:ascii="Times New Roman" w:hAnsi="Times New Roman" w:eastAsia="Times New Roman" w:cs="Times New Roman"/>
                <w:color w:val="FF0000"/>
                <w:sz w:val="22"/>
                <w:szCs w:val="22"/>
                <w:shd w:val="clear" w:color="auto" w:fill="FFFFFF"/>
              </w:rPr>
              <w:t xml:space="preserve">insert two or three services the proposed client needs that were provided in this past </w:t>
            </w:r>
            <w:r w:rsidR="00D905DD">
              <w:rPr>
                <w:rFonts w:ascii="Times New Roman" w:hAnsi="Times New Roman" w:eastAsia="Times New Roman" w:cs="Times New Roman"/>
                <w:color w:val="FF0000"/>
                <w:sz w:val="22"/>
                <w:szCs w:val="22"/>
                <w:shd w:val="clear" w:color="auto" w:fill="FFFFFF"/>
              </w:rPr>
              <w:t>performance, e.g.</w:t>
            </w:r>
            <w:r w:rsidRPr="00D905DD" w:rsidR="00D905DD">
              <w:rPr>
                <w:rFonts w:ascii="Times New Roman" w:hAnsi="Times New Roman" w:eastAsia="Times New Roman" w:cs="Times New Roman"/>
                <w:b/>
                <w:bCs/>
                <w:color w:val="FF0000"/>
                <w:kern w:val="0"/>
                <w:sz w:val="22"/>
                <w:szCs w:val="22"/>
                <w14:ligatures w14:val="none"/>
              </w:rPr>
              <w:t> </w:t>
            </w:r>
            <w:r w:rsidRPr="00D905DD">
              <w:rPr>
                <w:rFonts w:ascii="Times New Roman" w:hAnsi="Times New Roman" w:eastAsia="Times New Roman" w:cs="Times New Roman"/>
                <w:color w:val="FF0000"/>
                <w:sz w:val="22"/>
                <w:szCs w:val="22"/>
              </w:rPr>
              <w:t>IT Professional Services provided at the Federal level for additional Surge Support</w:t>
            </w:r>
            <w:r w:rsidRPr="00D905DD" w:rsidR="00D905DD">
              <w:rPr>
                <w:rFonts w:ascii="Times New Roman" w:hAnsi="Times New Roman" w:eastAsia="Times New Roman" w:cs="Times New Roman"/>
                <w:color w:val="FF0000"/>
                <w:sz w:val="22"/>
                <w:szCs w:val="22"/>
              </w:rPr>
              <w:t>}</w:t>
            </w:r>
            <w:r w:rsidRPr="00D905DD">
              <w:rPr>
                <w:rFonts w:ascii="Times New Roman" w:hAnsi="Times New Roman" w:eastAsia="Times New Roman" w:cs="Times New Roman"/>
                <w:sz w:val="22"/>
                <w:szCs w:val="22"/>
              </w:rPr>
              <w:t>.</w:t>
            </w:r>
          </w:p>
        </w:tc>
      </w:tr>
    </w:tbl>
    <w:p w:rsidRPr="00D905DD" w:rsidR="008A6ECE" w:rsidP="008A6ECE" w:rsidRDefault="008A6ECE" w14:paraId="19823590" w14:textId="77777777">
      <w:pPr>
        <w:rPr>
          <w:rFonts w:ascii="Times New Roman" w:hAnsi="Times New Roman" w:cs="Times New Roman"/>
          <w:sz w:val="22"/>
          <w:szCs w:val="22"/>
        </w:rPr>
      </w:pPr>
    </w:p>
    <w:sectPr w:rsidRPr="00D905DD" w:rsidR="008A6EC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1452C"/>
    <w:multiLevelType w:val="hybridMultilevel"/>
    <w:tmpl w:val="C972A628"/>
    <w:lvl w:ilvl="0" w:tplc="8AA08F9A">
      <w:start w:val="1"/>
      <w:numFmt w:val="bullet"/>
      <w:lvlText w:val=""/>
      <w:lvlJc w:val="left"/>
      <w:pPr>
        <w:ind w:left="360" w:hanging="360"/>
      </w:pPr>
      <w:rPr>
        <w:rFonts w:hint="default" w:ascii="Wingdings" w:hAnsi="Wingdings"/>
        <w:color w:val="0F4761" w:themeColor="accent1" w:themeShade="BF"/>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218067A5"/>
    <w:multiLevelType w:val="hybridMultilevel"/>
    <w:tmpl w:val="96E2C474"/>
    <w:lvl w:ilvl="0" w:tplc="8AA08F9A">
      <w:start w:val="1"/>
      <w:numFmt w:val="bullet"/>
      <w:lvlText w:val=""/>
      <w:lvlJc w:val="left"/>
      <w:pPr>
        <w:ind w:left="720" w:hanging="360"/>
      </w:pPr>
      <w:rPr>
        <w:rFonts w:hint="default" w:ascii="Wingdings" w:hAnsi="Wingdings"/>
        <w:b w:val="0"/>
        <w:color w:val="0F4761" w:themeColor="accent1" w:themeShade="BF"/>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295B34C4"/>
    <w:multiLevelType w:val="multilevel"/>
    <w:tmpl w:val="10B8D142"/>
    <w:lvl w:ilvl="0">
      <w:start w:val="1"/>
      <w:numFmt w:val="bullet"/>
      <w:lvlText w:val="o"/>
      <w:lvlJc w:val="left"/>
      <w:pPr>
        <w:tabs>
          <w:tab w:val="num" w:pos="720"/>
        </w:tabs>
        <w:ind w:left="720" w:hanging="360"/>
      </w:pPr>
      <w:rPr>
        <w:rFonts w:hint="default" w:ascii="Courier New" w:hAnsi="Courier New"/>
        <w:color w:val="0070C0"/>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77E97C45"/>
    <w:multiLevelType w:val="hybridMultilevel"/>
    <w:tmpl w:val="7EB8C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2B5675"/>
    <w:multiLevelType w:val="hybridMultilevel"/>
    <w:tmpl w:val="0DA857DE"/>
    <w:lvl w:ilvl="0" w:tplc="B88660DE">
      <w:start w:val="1"/>
      <w:numFmt w:val="bullet"/>
      <w:lvlText w:val="o"/>
      <w:lvlJc w:val="left"/>
      <w:pPr>
        <w:ind w:left="720" w:hanging="360"/>
      </w:pPr>
      <w:rPr>
        <w:rFonts w:hint="default" w:ascii="Courier New" w:hAnsi="Courier New"/>
        <w:color w:val="0070C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108323">
    <w:abstractNumId w:val="0"/>
  </w:num>
  <w:num w:numId="2" w16cid:durableId="1677614602">
    <w:abstractNumId w:val="4"/>
  </w:num>
  <w:num w:numId="3" w16cid:durableId="280453099">
    <w:abstractNumId w:val="2"/>
  </w:num>
  <w:num w:numId="4" w16cid:durableId="560362425">
    <w:abstractNumId w:val="3"/>
  </w:num>
  <w:num w:numId="5" w16cid:durableId="19512818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hil Shimpi">
    <w15:presenceInfo w15:providerId="AD" w15:userId="S::sahil.s1@vtechsolution.com::132d7b6a-1cb7-41be-a834-2928a09dc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2Mzc2NbUwMTU0M7FQ0lEKTi0uzszPAykwqQUAqYSD5SwAAAA="/>
  </w:docVars>
  <w:rsids>
    <w:rsidRoot w:val="00666508"/>
    <w:rsid w:val="00114F93"/>
    <w:rsid w:val="001943D9"/>
    <w:rsid w:val="001C5345"/>
    <w:rsid w:val="003A3EA1"/>
    <w:rsid w:val="003F2D8F"/>
    <w:rsid w:val="005127D7"/>
    <w:rsid w:val="0054441E"/>
    <w:rsid w:val="00576924"/>
    <w:rsid w:val="00666508"/>
    <w:rsid w:val="006C11B1"/>
    <w:rsid w:val="007D0561"/>
    <w:rsid w:val="008A6ECE"/>
    <w:rsid w:val="008F204D"/>
    <w:rsid w:val="00973B11"/>
    <w:rsid w:val="00996039"/>
    <w:rsid w:val="00A84875"/>
    <w:rsid w:val="00AC0B50"/>
    <w:rsid w:val="00AC266E"/>
    <w:rsid w:val="00AC2ED3"/>
    <w:rsid w:val="00B37602"/>
    <w:rsid w:val="00B64485"/>
    <w:rsid w:val="00BD2502"/>
    <w:rsid w:val="00C00CC0"/>
    <w:rsid w:val="00CA11C5"/>
    <w:rsid w:val="00CA30ED"/>
    <w:rsid w:val="00D7388A"/>
    <w:rsid w:val="00D80BCB"/>
    <w:rsid w:val="00D905DD"/>
    <w:rsid w:val="00E66156"/>
    <w:rsid w:val="00E76AB1"/>
    <w:rsid w:val="00E8250D"/>
    <w:rsid w:val="00F920FB"/>
    <w:rsid w:val="00F934E2"/>
    <w:rsid w:val="0FABAB3A"/>
    <w:rsid w:val="1ED8AB6F"/>
    <w:rsid w:val="47233505"/>
    <w:rsid w:val="766FC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E69A3"/>
  <w15:chartTrackingRefBased/>
  <w15:docId w15:val="{5757467E-91A3-4EB1-82D7-F7F21B74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6650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50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50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6650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66650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6650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6650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6650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6650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6650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6650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66508"/>
    <w:rPr>
      <w:rFonts w:eastAsiaTheme="majorEastAsia" w:cstheme="majorBidi"/>
      <w:color w:val="272727" w:themeColor="text1" w:themeTint="D8"/>
    </w:rPr>
  </w:style>
  <w:style w:type="paragraph" w:styleId="Title">
    <w:name w:val="Title"/>
    <w:basedOn w:val="Normal"/>
    <w:next w:val="Normal"/>
    <w:link w:val="TitleChar"/>
    <w:uiPriority w:val="10"/>
    <w:qFormat/>
    <w:rsid w:val="0066650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6650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6650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66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508"/>
    <w:pPr>
      <w:spacing w:before="160"/>
      <w:jc w:val="center"/>
    </w:pPr>
    <w:rPr>
      <w:i/>
      <w:iCs/>
      <w:color w:val="404040" w:themeColor="text1" w:themeTint="BF"/>
    </w:rPr>
  </w:style>
  <w:style w:type="character" w:styleId="QuoteChar" w:customStyle="1">
    <w:name w:val="Quote Char"/>
    <w:basedOn w:val="DefaultParagraphFont"/>
    <w:link w:val="Quote"/>
    <w:uiPriority w:val="29"/>
    <w:rsid w:val="00666508"/>
    <w:rPr>
      <w:i/>
      <w:iCs/>
      <w:color w:val="404040" w:themeColor="text1" w:themeTint="BF"/>
    </w:rPr>
  </w:style>
  <w:style w:type="paragraph" w:styleId="ListParagraph">
    <w:name w:val="List Paragraph"/>
    <w:aliases w:val="Bullet Level 2,Response Bullets,Bullet Two,Body,List Paragraph - caTissue,NCIS List,out list,Numbered list,List Paragraph with check mark,Bullet List Paragraph,Proposal Bullet List,Step Style,RFP question,Bullet title 2,List Paragraph1,3"/>
    <w:basedOn w:val="Normal"/>
    <w:link w:val="ListParagraphChar"/>
    <w:uiPriority w:val="34"/>
    <w:qFormat/>
    <w:rsid w:val="00666508"/>
    <w:pPr>
      <w:ind w:left="720"/>
      <w:contextualSpacing/>
    </w:pPr>
  </w:style>
  <w:style w:type="character" w:styleId="IntenseEmphasis">
    <w:name w:val="Intense Emphasis"/>
    <w:basedOn w:val="DefaultParagraphFont"/>
    <w:uiPriority w:val="21"/>
    <w:qFormat/>
    <w:rsid w:val="00666508"/>
    <w:rPr>
      <w:i/>
      <w:iCs/>
      <w:color w:val="0F4761" w:themeColor="accent1" w:themeShade="BF"/>
    </w:rPr>
  </w:style>
  <w:style w:type="paragraph" w:styleId="IntenseQuote">
    <w:name w:val="Intense Quote"/>
    <w:basedOn w:val="Normal"/>
    <w:next w:val="Normal"/>
    <w:link w:val="IntenseQuoteChar"/>
    <w:uiPriority w:val="30"/>
    <w:qFormat/>
    <w:rsid w:val="0066650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66508"/>
    <w:rPr>
      <w:i/>
      <w:iCs/>
      <w:color w:val="0F4761" w:themeColor="accent1" w:themeShade="BF"/>
    </w:rPr>
  </w:style>
  <w:style w:type="character" w:styleId="IntenseReference">
    <w:name w:val="Intense Reference"/>
    <w:basedOn w:val="DefaultParagraphFont"/>
    <w:uiPriority w:val="32"/>
    <w:qFormat/>
    <w:rsid w:val="00666508"/>
    <w:rPr>
      <w:b/>
      <w:bCs/>
      <w:smallCaps/>
      <w:color w:val="0F4761" w:themeColor="accent1" w:themeShade="BF"/>
      <w:spacing w:val="5"/>
    </w:rPr>
  </w:style>
  <w:style w:type="character" w:styleId="Hyperlink">
    <w:name w:val="Hyperlink"/>
    <w:basedOn w:val="DefaultParagraphFont"/>
    <w:uiPriority w:val="99"/>
    <w:unhideWhenUsed/>
    <w:rsid w:val="00666508"/>
    <w:rPr>
      <w:color w:val="467886" w:themeColor="hyperlink"/>
      <w:u w:val="single"/>
    </w:rPr>
  </w:style>
  <w:style w:type="character" w:styleId="ListParagraphChar" w:customStyle="1">
    <w:name w:val="List Paragraph Char"/>
    <w:aliases w:val="Bullet Level 2 Char,Response Bullets Char,Bullet Two Char,Body Char,List Paragraph - caTissue Char,NCIS List Char,out list Char,Numbered list Char,List Paragraph with check mark Char,Bullet List Paragraph Char,Step Style Char,3 Char"/>
    <w:link w:val="ListParagraph"/>
    <w:uiPriority w:val="34"/>
    <w:qFormat/>
    <w:locked/>
    <w:rsid w:val="00666508"/>
  </w:style>
  <w:style w:type="table" w:styleId="TableGrid">
    <w:name w:val="Table Grid"/>
    <w:aliases w:val="CV table,EY Table,Table Definitions Grid,Table Definitions Grid1,Deloitte Table Grid,Table Definitions Grid2,Table Definitions Grid11,Table Definitions Grid3,Table Definitions Grid12,Resume Work History,VA OIT Proposal Table,MARIAM,Avaya Gov"/>
    <w:basedOn w:val="TableNormal"/>
    <w:uiPriority w:val="39"/>
    <w:qFormat/>
    <w:rsid w:val="00666508"/>
    <w:pPr>
      <w:spacing w:after="0" w:line="240" w:lineRule="auto"/>
    </w:pPr>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666508"/>
  </w:style>
  <w:style w:type="paragraph" w:styleId="paragraph" w:customStyle="1">
    <w:name w:val="paragraph"/>
    <w:basedOn w:val="Normal"/>
    <w:rsid w:val="00666508"/>
    <w:pPr>
      <w:spacing w:before="100" w:beforeAutospacing="1" w:after="100" w:afterAutospacing="1" w:line="240" w:lineRule="auto"/>
    </w:pPr>
    <w:rPr>
      <w:rFonts w:ascii="Times New Roman" w:hAnsi="Times New Roman" w:eastAsia="Times New Roman" w:cs="Times New Roman"/>
      <w:kern w:val="0"/>
      <w:lang w:val="en-IN" w:eastAsia="en-IN"/>
      <w14:ligatures w14:val="none"/>
    </w:rPr>
  </w:style>
  <w:style w:type="character" w:styleId="eop" w:customStyle="1">
    <w:name w:val="eop"/>
    <w:basedOn w:val="DefaultParagraphFont"/>
    <w:rsid w:val="00666508"/>
  </w:style>
  <w:style w:type="character" w:styleId="ui-provider" w:customStyle="1">
    <w:name w:val="ui-provider"/>
    <w:basedOn w:val="DefaultParagraphFont"/>
    <w:rsid w:val="00666508"/>
  </w:style>
  <w:style w:type="paragraph" w:styleId="TOCHeading">
    <w:name w:val="TOC Heading"/>
    <w:basedOn w:val="Heading1"/>
    <w:next w:val="Normal"/>
    <w:uiPriority w:val="39"/>
    <w:unhideWhenUsed/>
    <w:qFormat/>
    <w:rsid w:val="008A6EC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A6ECE"/>
    <w:pPr>
      <w:spacing w:after="100"/>
    </w:pPr>
  </w:style>
  <w:style w:type="paragraph" w:styleId="TOC2">
    <w:name w:val="toc 2"/>
    <w:basedOn w:val="Normal"/>
    <w:next w:val="Normal"/>
    <w:autoRedefine/>
    <w:uiPriority w:val="39"/>
    <w:unhideWhenUsed/>
    <w:rsid w:val="008A6ECE"/>
    <w:pPr>
      <w:spacing w:after="100"/>
      <w:ind w:left="240"/>
    </w:pPr>
  </w:style>
  <w:style w:type="paragraph" w:styleId="TOC3">
    <w:name w:val="toc 3"/>
    <w:basedOn w:val="Normal"/>
    <w:next w:val="Normal"/>
    <w:autoRedefine/>
    <w:uiPriority w:val="39"/>
    <w:unhideWhenUsed/>
    <w:rsid w:val="008A6EC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sean.jordan2@wdc.usda.gov" TargetMode="External" Id="rId8" /><Relationship Type="http://schemas.openxmlformats.org/officeDocument/2006/relationships/hyperlink" Target="mailto:jamese.jones@maryland.gov" TargetMode="External" Id="rId13" /><Relationship Type="http://schemas.openxmlformats.org/officeDocument/2006/relationships/hyperlink" Target="mailto:nathan.sanders@brycetech.com" TargetMode="Externa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microsoft.com/office/2007/relationships/hdphoto" Target="media/hdphoto2.wdp" Id="rId12" /><Relationship Type="http://schemas.microsoft.com/office/2007/relationships/hdphoto" Target="media/hdphoto3.wdp" Id="rId17" /><Relationship Type="http://schemas.openxmlformats.org/officeDocument/2006/relationships/customXml" Target="../customXml/item2.xml" Id="rId2" /><Relationship Type="http://schemas.openxmlformats.org/officeDocument/2006/relationships/image" Target="media/image3.png"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yperlink" Target="mailto:Sherry.Panzer@usda.gov" TargetMode="External" Id="rId15" /><Relationship Type="http://schemas.microsoft.com/office/2007/relationships/hdphoto" Target="media/hdphoto1.wdp"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image" Target="media/image1.png" Id="rId9" /><Relationship Type="http://schemas.openxmlformats.org/officeDocument/2006/relationships/hyperlink" Target="mailto:jdetherage@obverse.net"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FD03863CCF7E44BE65471810C7DF02" ma:contentTypeVersion="15" ma:contentTypeDescription="Create a new document." ma:contentTypeScope="" ma:versionID="1cd4bee6860f629909739656faac43a1">
  <xsd:schema xmlns:xsd="http://www.w3.org/2001/XMLSchema" xmlns:xs="http://www.w3.org/2001/XMLSchema" xmlns:p="http://schemas.microsoft.com/office/2006/metadata/properties" xmlns:ns3="6f2c0b30-682d-42f1-8fd9-195215eeeae0" xmlns:ns4="8c7c84ca-7781-4ab6-80ce-31e744e5c3cf" targetNamespace="http://schemas.microsoft.com/office/2006/metadata/properties" ma:root="true" ma:fieldsID="22b78fbe705850dcebf844270c779956" ns3:_="" ns4:_="">
    <xsd:import namespace="6f2c0b30-682d-42f1-8fd9-195215eeeae0"/>
    <xsd:import namespace="8c7c84ca-7781-4ab6-80ce-31e744e5c3c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c0b30-682d-42f1-8fd9-195215eee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c7c84ca-7781-4ab6-80ce-31e744e5c3c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f2c0b30-682d-42f1-8fd9-195215eeeae0" xsi:nil="true"/>
  </documentManagement>
</p:properties>
</file>

<file path=customXml/itemProps1.xml><?xml version="1.0" encoding="utf-8"?>
<ds:datastoreItem xmlns:ds="http://schemas.openxmlformats.org/officeDocument/2006/customXml" ds:itemID="{F241B811-81DC-4CE5-BA95-68416E7ACD1B}">
  <ds:schemaRefs>
    <ds:schemaRef ds:uri="http://schemas.microsoft.com/sharepoint/v3/contenttype/forms"/>
  </ds:schemaRefs>
</ds:datastoreItem>
</file>

<file path=customXml/itemProps2.xml><?xml version="1.0" encoding="utf-8"?>
<ds:datastoreItem xmlns:ds="http://schemas.openxmlformats.org/officeDocument/2006/customXml" ds:itemID="{0F8BF016-F49A-47D2-96F5-1D0DA8774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c0b30-682d-42f1-8fd9-195215eeeae0"/>
    <ds:schemaRef ds:uri="8c7c84ca-7781-4ab6-80ce-31e744e5c3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FB6684-BAEB-40E6-AE72-06B7052E8299}">
  <ds:schemaRefs>
    <ds:schemaRef ds:uri="http://schemas.microsoft.com/office/2006/metadata/properties"/>
    <ds:schemaRef ds:uri="http://schemas.microsoft.com/office/infopath/2007/PartnerControls"/>
    <ds:schemaRef ds:uri="6f2c0b30-682d-42f1-8fd9-195215eeeae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Ifueko Fex Ogbomo</dc:creator>
  <keywords/>
  <dc:description/>
  <lastModifiedBy>Nilay Patel</lastModifiedBy>
  <revision>22</revision>
  <dcterms:created xsi:type="dcterms:W3CDTF">2024-03-12T18:53:00.0000000Z</dcterms:created>
  <dcterms:modified xsi:type="dcterms:W3CDTF">2024-10-17T16:16:46.9526868Z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0x01010009FD03863CCF7E44BE65471810C7DF02</vt:lpwstr>
  </property>
</Properties>
</file>